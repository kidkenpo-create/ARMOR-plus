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985C4" w14:textId="759A4846" w:rsidR="006725C1" w:rsidRPr="00475B96" w:rsidRDefault="006725C1" w:rsidP="00EE5134">
      <w:pPr>
        <w:pStyle w:val="Heading1"/>
      </w:pPr>
      <w:r w:rsidRPr="00475B96">
        <w:t>PART 204—ADMINISTRATIVE AND INFORMATION MATTERS</w:t>
      </w:r>
    </w:p>
    <w:p w14:paraId="6C97C8C2" w14:textId="77777777" w:rsidR="002E1EAA" w:rsidRPr="00475B96" w:rsidRDefault="002E1EAA" w:rsidP="00EE5134"/>
    <w:p w14:paraId="7986DD7A" w14:textId="45E81B63" w:rsidR="00A907C1" w:rsidRPr="00475B96" w:rsidRDefault="00A907C1" w:rsidP="00EE5134">
      <w:pPr>
        <w:pStyle w:val="Heading2"/>
      </w:pPr>
      <w:r w:rsidRPr="00475B96">
        <w:t>Subpart 204.2—Solicitation, Evaluation, and Award</w:t>
      </w:r>
    </w:p>
    <w:p w14:paraId="7F4FFBE3" w14:textId="77777777" w:rsidR="006A3818" w:rsidRPr="00475B96" w:rsidRDefault="006A3818" w:rsidP="00EE5134"/>
    <w:p w14:paraId="40AEEA3A" w14:textId="531FA028" w:rsidR="006A3818" w:rsidRPr="00475B96" w:rsidRDefault="006A3818" w:rsidP="00EE5134">
      <w:pPr>
        <w:pStyle w:val="Heading3"/>
      </w:pPr>
      <w:bookmarkStart w:id="0" w:name="_Hlk213932628"/>
      <w:proofErr w:type="gramStart"/>
      <w:r w:rsidRPr="00475B96">
        <w:t xml:space="preserve">204.201  </w:t>
      </w:r>
      <w:bookmarkStart w:id="1" w:name="_Hlk213931138"/>
      <w:r w:rsidRPr="00475B96">
        <w:t>Unique</w:t>
      </w:r>
      <w:proofErr w:type="gramEnd"/>
      <w:r w:rsidRPr="00475B96">
        <w:t xml:space="preserve"> procurement instrument identifiers</w:t>
      </w:r>
      <w:bookmarkEnd w:id="1"/>
      <w:r w:rsidRPr="00475B96">
        <w:t>.</w:t>
      </w:r>
      <w:bookmarkEnd w:id="0"/>
    </w:p>
    <w:p w14:paraId="2633AE41" w14:textId="77777777" w:rsidR="00EA6937" w:rsidRPr="00475B96" w:rsidRDefault="00EA6937" w:rsidP="00475B96"/>
    <w:p w14:paraId="0286E768" w14:textId="725333F1" w:rsidR="00C275E5" w:rsidRPr="00475B96" w:rsidRDefault="00B71CAC" w:rsidP="00EE5134">
      <w:r w:rsidRPr="00475B96">
        <w:tab/>
        <w:t>(b)  See PGI 204.201</w:t>
      </w:r>
      <w:r w:rsidR="005D0A34" w:rsidRPr="00475B96">
        <w:t xml:space="preserve"> </w:t>
      </w:r>
      <w:r w:rsidRPr="00475B96">
        <w:t xml:space="preserve">for </w:t>
      </w:r>
      <w:r w:rsidR="00FF77F5" w:rsidRPr="00475B96">
        <w:t>use of unique procurement instrument identifiers.</w:t>
      </w:r>
    </w:p>
    <w:p w14:paraId="115C8379" w14:textId="229D2AFD" w:rsidR="006A3818" w:rsidRPr="00475B96" w:rsidRDefault="00B71CAC" w:rsidP="00EE5134">
      <w:r w:rsidRPr="00475B96">
        <w:t xml:space="preserve">  </w:t>
      </w:r>
    </w:p>
    <w:p w14:paraId="07DEF214" w14:textId="2F8F8BFF" w:rsidR="004D3E4A" w:rsidRPr="00475B96" w:rsidRDefault="004D3E4A" w:rsidP="00EE5134">
      <w:bookmarkStart w:id="2" w:name="_Hlk213932695"/>
      <w:r w:rsidRPr="00475B96">
        <w:tab/>
        <w:t xml:space="preserve">(c)  In addition to the supplementary PIID numbering procedures in FAR 4.201(c), follow the procedures </w:t>
      </w:r>
      <w:r w:rsidR="0058128D" w:rsidRPr="00475B96">
        <w:t xml:space="preserve">at </w:t>
      </w:r>
      <w:r w:rsidRPr="00475B96">
        <w:t>PGI 204.201(c)</w:t>
      </w:r>
      <w:r w:rsidR="00C42C62" w:rsidRPr="00475B96">
        <w:t>.</w:t>
      </w:r>
      <w:r w:rsidRPr="00475B96">
        <w:t xml:space="preserve"> </w:t>
      </w:r>
    </w:p>
    <w:p w14:paraId="0EF9B03A" w14:textId="77777777" w:rsidR="004D3E4A" w:rsidRPr="00475B96" w:rsidRDefault="004D3E4A" w:rsidP="00EE5134"/>
    <w:bookmarkEnd w:id="2"/>
    <w:p w14:paraId="252C689D" w14:textId="77777777" w:rsidR="006A3818" w:rsidRPr="00475B96" w:rsidRDefault="006A3818" w:rsidP="00EE5134">
      <w:pPr>
        <w:pStyle w:val="Heading4"/>
      </w:pPr>
      <w:r w:rsidRPr="00475B96">
        <w:t>204.201-</w:t>
      </w:r>
      <w:proofErr w:type="gramStart"/>
      <w:r w:rsidRPr="00475B96">
        <w:t>70  Policy</w:t>
      </w:r>
      <w:proofErr w:type="gramEnd"/>
    </w:p>
    <w:p w14:paraId="56851656" w14:textId="08B62E50" w:rsidR="00A31985" w:rsidRPr="00475B96" w:rsidRDefault="00A31985" w:rsidP="00EE5134">
      <w:r w:rsidRPr="00475B96">
        <w:t xml:space="preserve">See PGI 204.201-70 for </w:t>
      </w:r>
      <w:r w:rsidR="001E3925" w:rsidRPr="00475B96">
        <w:t>Procurement Instrument Identifier (PIID) policy.</w:t>
      </w:r>
    </w:p>
    <w:p w14:paraId="6DC3761D" w14:textId="77777777" w:rsidR="006A3818" w:rsidRPr="00475B96" w:rsidRDefault="006A3818" w:rsidP="00EE5134"/>
    <w:p w14:paraId="1EE29302" w14:textId="77777777" w:rsidR="004739C8" w:rsidRPr="00475B96" w:rsidRDefault="004739C8" w:rsidP="00EE5134">
      <w:pPr>
        <w:pStyle w:val="Heading4"/>
      </w:pPr>
      <w:r w:rsidRPr="00475B96">
        <w:t>204.201-</w:t>
      </w:r>
      <w:proofErr w:type="gramStart"/>
      <w:r w:rsidRPr="00475B96">
        <w:t>71  Cross</w:t>
      </w:r>
      <w:proofErr w:type="gramEnd"/>
      <w:r w:rsidRPr="00475B96">
        <w:t xml:space="preserve"> reference to Federal Procurement Data System.</w:t>
      </w:r>
    </w:p>
    <w:p w14:paraId="12704E17" w14:textId="1B149FBD" w:rsidR="004739C8" w:rsidRPr="00475B96" w:rsidRDefault="00821471" w:rsidP="00EE5134">
      <w:r w:rsidRPr="00475B96">
        <w:t>See PGI 204.201-71 for d</w:t>
      </w:r>
      <w:r w:rsidR="004739C8" w:rsidRPr="00475B96">
        <w:t>etailed guidance on mapping PIID and supplementary PIID numbers stored in the Electronic Data Access system to data elements reported in the Federal Procurement Data System</w:t>
      </w:r>
    </w:p>
    <w:p w14:paraId="7970753C" w14:textId="77777777" w:rsidR="004739C8" w:rsidRPr="00475B96" w:rsidRDefault="004739C8" w:rsidP="00EE5134"/>
    <w:p w14:paraId="6A4E776E" w14:textId="77777777" w:rsidR="004739C8" w:rsidRPr="00475B96" w:rsidRDefault="004739C8" w:rsidP="00EE5134">
      <w:pPr>
        <w:pStyle w:val="Heading4"/>
      </w:pPr>
      <w:bookmarkStart w:id="3" w:name="_Hlk213934254"/>
      <w:r w:rsidRPr="00475B96">
        <w:t>204.201-</w:t>
      </w:r>
      <w:proofErr w:type="gramStart"/>
      <w:r w:rsidRPr="00475B96">
        <w:t>72  Order</w:t>
      </w:r>
      <w:proofErr w:type="gramEnd"/>
      <w:r w:rsidRPr="00475B96">
        <w:t xml:space="preserve"> of application for modifications.</w:t>
      </w:r>
    </w:p>
    <w:bookmarkEnd w:id="3"/>
    <w:p w14:paraId="372124EF" w14:textId="2BD57A53" w:rsidR="00C33A68" w:rsidRPr="00475B96" w:rsidRDefault="00346421" w:rsidP="00EE5134">
      <w:r w:rsidRPr="00475B96">
        <w:t>See PGI 204.201-72 to determine numeric sequence of contract and order modifications.</w:t>
      </w:r>
    </w:p>
    <w:p w14:paraId="5F48A1E2" w14:textId="77777777" w:rsidR="004739C8" w:rsidRPr="00475B96" w:rsidRDefault="004739C8" w:rsidP="00EE5134"/>
    <w:p w14:paraId="073646D6" w14:textId="5204D8E0" w:rsidR="008E79DA" w:rsidRPr="00475B96" w:rsidRDefault="008E79DA" w:rsidP="00EE5134">
      <w:pPr>
        <w:pStyle w:val="Heading3"/>
      </w:pPr>
      <w:r w:rsidRPr="00475B96">
        <w:t>204.202</w:t>
      </w:r>
      <w:r w:rsidR="000D3B15" w:rsidRPr="00475B96">
        <w:t>-</w:t>
      </w:r>
      <w:proofErr w:type="gramStart"/>
      <w:r w:rsidR="000D3B15" w:rsidRPr="00475B96">
        <w:t>70</w:t>
      </w:r>
      <w:r w:rsidRPr="00475B96">
        <w:t xml:space="preserve">  Uniform</w:t>
      </w:r>
      <w:proofErr w:type="gramEnd"/>
      <w:r w:rsidRPr="00475B96">
        <w:t xml:space="preserve"> use of line items.</w:t>
      </w:r>
    </w:p>
    <w:p w14:paraId="7A328A6D" w14:textId="77777777" w:rsidR="00652E49" w:rsidRPr="00475B96" w:rsidRDefault="00652E49" w:rsidP="00475B96">
      <w:bookmarkStart w:id="4" w:name="_Hlk213139957"/>
    </w:p>
    <w:p w14:paraId="095505BB" w14:textId="482377C7" w:rsidR="00652E49" w:rsidRPr="00475B96" w:rsidRDefault="00652E49" w:rsidP="00475B96">
      <w:pPr>
        <w:pStyle w:val="ListParagraph"/>
      </w:pPr>
      <w:r w:rsidRPr="00475B96">
        <w:tab/>
        <w:t>(a)  Definitions.  As used in this section—</w:t>
      </w:r>
    </w:p>
    <w:p w14:paraId="1DC99E1E" w14:textId="77777777" w:rsidR="00652E49" w:rsidRPr="00475B96" w:rsidRDefault="00652E49" w:rsidP="00EE5134"/>
    <w:p w14:paraId="5AC3ADCD" w14:textId="77777777" w:rsidR="00652E49" w:rsidRPr="00475B96" w:rsidRDefault="00652E49" w:rsidP="00EE5134">
      <w:r w:rsidRPr="00475B96">
        <w:rPr>
          <w:i/>
          <w:iCs/>
        </w:rPr>
        <w:tab/>
      </w:r>
      <w:r w:rsidRPr="00475B96">
        <w:t xml:space="preserve">“Accounting classification reference number (ACRN)” means any combination of a </w:t>
      </w:r>
      <w:proofErr w:type="gramStart"/>
      <w:r w:rsidRPr="00475B96">
        <w:t>two position</w:t>
      </w:r>
      <w:proofErr w:type="gramEnd"/>
      <w:r w:rsidRPr="00475B96">
        <w:t xml:space="preserve"> alpha/numeric code used as a method of relating the accounting classification citation to detailed line item information contained in the schedule.</w:t>
      </w:r>
    </w:p>
    <w:p w14:paraId="1FEF8790" w14:textId="77777777" w:rsidR="00652E49" w:rsidRPr="00475B96" w:rsidRDefault="00652E49" w:rsidP="00EE5134"/>
    <w:p w14:paraId="43305CFB" w14:textId="77777777" w:rsidR="00652E49" w:rsidRPr="00475B96" w:rsidRDefault="00652E49" w:rsidP="00EE5134">
      <w:r w:rsidRPr="00475B96">
        <w:rPr>
          <w:i/>
          <w:iCs/>
        </w:rPr>
        <w:tab/>
      </w:r>
      <w:r w:rsidRPr="00475B96">
        <w:t xml:space="preserve">“Accounting Classification” means the minimum financial data elements that must </w:t>
      </w:r>
      <w:proofErr w:type="gramStart"/>
      <w:r w:rsidRPr="00475B96">
        <w:t>be exchanged</w:t>
      </w:r>
      <w:proofErr w:type="gramEnd"/>
      <w:r w:rsidRPr="00475B96">
        <w:t xml:space="preserve"> to identify the obligations that have an accounting impact for final posting in the appropriate general ledger.  This must not include the purchase request number or commitment identification number.</w:t>
      </w:r>
    </w:p>
    <w:p w14:paraId="316BCF78" w14:textId="77777777" w:rsidR="00652E49" w:rsidRPr="00475B96" w:rsidRDefault="00652E49" w:rsidP="00EE5134"/>
    <w:p w14:paraId="1002F09C" w14:textId="77777777" w:rsidR="00652E49" w:rsidRPr="00475B96" w:rsidRDefault="00652E49" w:rsidP="00EE5134">
      <w:r w:rsidRPr="00475B96">
        <w:rPr>
          <w:i/>
          <w:iCs/>
        </w:rPr>
        <w:tab/>
      </w:r>
      <w:r w:rsidRPr="00475B96">
        <w:t>“Attachment” means any documentation, appended to a contract or incorporated by reference, which does not establish a requirement for deliverables.</w:t>
      </w:r>
    </w:p>
    <w:p w14:paraId="5BD5451F" w14:textId="77777777" w:rsidR="00652E49" w:rsidRPr="00475B96" w:rsidRDefault="00652E49" w:rsidP="00EE5134"/>
    <w:p w14:paraId="1FC995CC" w14:textId="77777777" w:rsidR="00652E49" w:rsidRPr="00475B96" w:rsidRDefault="00652E49" w:rsidP="00EE5134">
      <w:r w:rsidRPr="00475B96">
        <w:rPr>
          <w:i/>
          <w:iCs/>
        </w:rPr>
        <w:tab/>
      </w:r>
      <w:r w:rsidRPr="00475B96">
        <w:t>“Commitment Identification Number” means a data element used to trace a committed amount to the resulting obligation.</w:t>
      </w:r>
    </w:p>
    <w:p w14:paraId="13847D4B" w14:textId="77777777" w:rsidR="00652E49" w:rsidRPr="00475B96" w:rsidRDefault="00652E49" w:rsidP="00EE5134"/>
    <w:p w14:paraId="5CC752FA" w14:textId="77777777" w:rsidR="00652E49" w:rsidRPr="00475B96" w:rsidRDefault="00652E49" w:rsidP="00EE5134">
      <w:r w:rsidRPr="00475B96">
        <w:rPr>
          <w:i/>
          <w:iCs/>
        </w:rPr>
        <w:tab/>
      </w:r>
      <w:r w:rsidRPr="00475B96">
        <w:t xml:space="preserve">“Definitized </w:t>
      </w:r>
      <w:proofErr w:type="spellStart"/>
      <w:proofErr w:type="gramStart"/>
      <w:r w:rsidRPr="00475B96">
        <w:t>item”means</w:t>
      </w:r>
      <w:proofErr w:type="spellEnd"/>
      <w:proofErr w:type="gramEnd"/>
      <w:r w:rsidRPr="00475B96">
        <w:t xml:space="preserve"> an item for which a firm price has been established in the basic contract or by modification.</w:t>
      </w:r>
    </w:p>
    <w:p w14:paraId="65C72B84" w14:textId="77777777" w:rsidR="00652E49" w:rsidRPr="00475B96" w:rsidRDefault="00652E49" w:rsidP="00EE5134"/>
    <w:p w14:paraId="24DD59F8" w14:textId="77777777" w:rsidR="00652E49" w:rsidRPr="00475B96" w:rsidRDefault="00652E49" w:rsidP="00EE5134">
      <w:r w:rsidRPr="00475B96">
        <w:rPr>
          <w:i/>
          <w:iCs/>
        </w:rPr>
        <w:tab/>
      </w:r>
      <w:r w:rsidRPr="00475B96">
        <w:t xml:space="preserve">“Exhibit” means a document, referred to in a contract, which </w:t>
      </w:r>
      <w:proofErr w:type="gramStart"/>
      <w:r w:rsidRPr="00475B96">
        <w:t>is attached</w:t>
      </w:r>
      <w:proofErr w:type="gramEnd"/>
      <w:r w:rsidRPr="00475B96">
        <w:t xml:space="preserve"> and establishes requirements for deliverables.  The term must not </w:t>
      </w:r>
      <w:proofErr w:type="gramStart"/>
      <w:r w:rsidRPr="00475B96">
        <w:t>be used</w:t>
      </w:r>
      <w:proofErr w:type="gramEnd"/>
      <w:r w:rsidRPr="00475B96">
        <w:t xml:space="preserve"> to refer to any other kind of attachment to a contract.  The DD Form 1423, Contract Data Requirements List, is always an exhibit, rather than an attachment.</w:t>
      </w:r>
    </w:p>
    <w:p w14:paraId="5AD151F7" w14:textId="77777777" w:rsidR="00652E49" w:rsidRPr="00475B96" w:rsidRDefault="00652E49" w:rsidP="00EE5134"/>
    <w:p w14:paraId="2B424686" w14:textId="77777777" w:rsidR="00652E49" w:rsidRPr="00475B96" w:rsidRDefault="00652E49" w:rsidP="00EE5134">
      <w:r w:rsidRPr="00475B96">
        <w:rPr>
          <w:i/>
          <w:iCs/>
        </w:rPr>
        <w:tab/>
      </w:r>
      <w:r w:rsidRPr="00475B96">
        <w:t>“</w:t>
      </w:r>
      <w:proofErr w:type="spellStart"/>
      <w:r w:rsidRPr="00475B96">
        <w:t>Nonseverable</w:t>
      </w:r>
      <w:proofErr w:type="spellEnd"/>
      <w:r w:rsidRPr="00475B96">
        <w:t xml:space="preserve"> deliverable” means a deliverable item that is a single </w:t>
      </w:r>
      <w:proofErr w:type="gramStart"/>
      <w:r w:rsidRPr="00475B96">
        <w:t>end product</w:t>
      </w:r>
      <w:proofErr w:type="gramEnd"/>
      <w:r w:rsidRPr="00475B96">
        <w:t xml:space="preserve"> or undertaking, entire in nature, that cannot be feasibly subdivided into discrete elements or phases without losing its identity.</w:t>
      </w:r>
    </w:p>
    <w:p w14:paraId="597E90A5" w14:textId="0140C552" w:rsidR="0014656F" w:rsidRPr="00475B96" w:rsidRDefault="0014656F" w:rsidP="00475B96">
      <w:pPr>
        <w:rPr>
          <w:rFonts w:ascii="Arial" w:hAnsi="Arial" w:cs="Arial"/>
        </w:rPr>
      </w:pPr>
    </w:p>
    <w:p w14:paraId="72DAD671" w14:textId="10A346AB" w:rsidR="00652E49" w:rsidRPr="00475B96" w:rsidRDefault="00652E49" w:rsidP="00475B96">
      <w:pPr>
        <w:pStyle w:val="ListParagraph"/>
      </w:pPr>
      <w:r w:rsidRPr="00475B96">
        <w:rPr>
          <w:rFonts w:ascii="Arial" w:hAnsi="Arial"/>
        </w:rPr>
        <w:tab/>
      </w:r>
      <w:r w:rsidRPr="00475B96">
        <w:t>(b)  Policy.</w:t>
      </w:r>
    </w:p>
    <w:p w14:paraId="677FFB3B" w14:textId="77777777" w:rsidR="0014656F" w:rsidRPr="00475B96" w:rsidRDefault="0014656F" w:rsidP="00EE5134"/>
    <w:p w14:paraId="33D5F8DA" w14:textId="2CDE7BFC" w:rsidR="0014656F" w:rsidRPr="00475B96" w:rsidRDefault="0014656F" w:rsidP="00EE5134">
      <w:r w:rsidRPr="00475B96">
        <w:rPr>
          <w:b/>
          <w:bCs/>
        </w:rPr>
        <w:tab/>
      </w:r>
      <w:r w:rsidR="00652E49" w:rsidRPr="00475B96">
        <w:rPr>
          <w:b/>
          <w:bCs/>
        </w:rPr>
        <w:tab/>
      </w:r>
      <w:r w:rsidRPr="00475B96">
        <w:t>(</w:t>
      </w:r>
      <w:r w:rsidR="00652E49" w:rsidRPr="00475B96">
        <w:t>1</w:t>
      </w:r>
      <w:r w:rsidRPr="00475B96">
        <w:t>)  Deliverables must trace back to a separately identifiable line item, deliverable subline item, or exhibit line item.</w:t>
      </w:r>
    </w:p>
    <w:p w14:paraId="32B884AF" w14:textId="77777777" w:rsidR="0014656F" w:rsidRPr="00475B96" w:rsidRDefault="0014656F" w:rsidP="00EE5134"/>
    <w:p w14:paraId="6BC6FDF8" w14:textId="6E4737EE" w:rsidR="0014656F" w:rsidRPr="00475B96" w:rsidRDefault="0014656F" w:rsidP="00EE5134">
      <w:r w:rsidRPr="00475B96">
        <w:tab/>
      </w:r>
      <w:r w:rsidR="00652E49" w:rsidRPr="00475B96">
        <w:tab/>
      </w:r>
      <w:r w:rsidRPr="00475B96">
        <w:t>(</w:t>
      </w:r>
      <w:r w:rsidR="00652E49" w:rsidRPr="00475B96">
        <w:t>2</w:t>
      </w:r>
      <w:r w:rsidRPr="00475B96">
        <w:t>) If a line item or subline item has subordinate exhibit line items, the line item or subline item must be informational.</w:t>
      </w:r>
    </w:p>
    <w:p w14:paraId="4C0A0F79" w14:textId="77777777" w:rsidR="0014656F" w:rsidRPr="00475B96" w:rsidRDefault="0014656F" w:rsidP="00EE5134"/>
    <w:p w14:paraId="390082E1" w14:textId="65B35833" w:rsidR="0014656F" w:rsidRPr="00475B96" w:rsidRDefault="0014656F" w:rsidP="00EE5134">
      <w:r w:rsidRPr="00475B96">
        <w:tab/>
      </w:r>
      <w:r w:rsidR="00652E49" w:rsidRPr="00475B96">
        <w:tab/>
      </w:r>
      <w:r w:rsidRPr="00475B96">
        <w:t>(</w:t>
      </w:r>
      <w:r w:rsidR="00652E49" w:rsidRPr="00475B96">
        <w:t>3</w:t>
      </w:r>
      <w:r w:rsidRPr="00475B96">
        <w:t xml:space="preserve">)  </w:t>
      </w:r>
      <w:proofErr w:type="gramStart"/>
      <w:r w:rsidR="00821471" w:rsidRPr="00475B96">
        <w:t xml:space="preserve">Do </w:t>
      </w:r>
      <w:r w:rsidRPr="00475B96">
        <w:t xml:space="preserve"> not</w:t>
      </w:r>
      <w:proofErr w:type="gramEnd"/>
      <w:r w:rsidRPr="00475B96">
        <w:t xml:space="preserve"> use informational line items or informational subline items to separately identify deliverables.</w:t>
      </w:r>
    </w:p>
    <w:p w14:paraId="63A9B71F" w14:textId="77777777" w:rsidR="0014656F" w:rsidRPr="00475B96" w:rsidRDefault="0014656F" w:rsidP="00EE5134"/>
    <w:p w14:paraId="00E301BF" w14:textId="20AF3297" w:rsidR="0014656F" w:rsidRPr="00475B96" w:rsidRDefault="0014656F" w:rsidP="00EE5134">
      <w:r w:rsidRPr="00475B96">
        <w:tab/>
      </w:r>
      <w:r w:rsidR="00652E49" w:rsidRPr="00475B96">
        <w:tab/>
      </w:r>
      <w:r w:rsidRPr="00475B96">
        <w:t>(</w:t>
      </w:r>
      <w:r w:rsidR="00652E49" w:rsidRPr="00475B96">
        <w:t>4</w:t>
      </w:r>
      <w:r w:rsidRPr="00475B96">
        <w:t xml:space="preserve">)  </w:t>
      </w:r>
      <w:r w:rsidR="00821471" w:rsidRPr="00475B96">
        <w:t>U</w:t>
      </w:r>
      <w:r w:rsidRPr="00475B96">
        <w:t xml:space="preserve">se exhibits to separately identify data deliverables using a DD Form 1423 or its electronic equivalent.  </w:t>
      </w:r>
    </w:p>
    <w:p w14:paraId="1FC6BBEE" w14:textId="77777777" w:rsidR="0014656F" w:rsidRPr="00475B96" w:rsidRDefault="0014656F" w:rsidP="00EE5134"/>
    <w:p w14:paraId="26244E23" w14:textId="7C3497CE" w:rsidR="0014656F" w:rsidRPr="00475B96" w:rsidRDefault="0014656F" w:rsidP="00EE5134">
      <w:r w:rsidRPr="00475B96">
        <w:tab/>
      </w:r>
      <w:r w:rsidR="00652E49" w:rsidRPr="00475B96">
        <w:tab/>
      </w:r>
      <w:r w:rsidRPr="00475B96">
        <w:t>(</w:t>
      </w:r>
      <w:r w:rsidR="00652E49" w:rsidRPr="00475B96">
        <w:t>5</w:t>
      </w:r>
      <w:r w:rsidRPr="00475B96">
        <w:t>)  Contracting officers may use exhibits to group and separately identify deliverables (e.g. initial spare parts for major weapon systems).</w:t>
      </w:r>
    </w:p>
    <w:p w14:paraId="59D66E4A" w14:textId="77777777" w:rsidR="0014656F" w:rsidRPr="00475B96" w:rsidRDefault="0014656F" w:rsidP="00EE5134"/>
    <w:p w14:paraId="1251FFB7" w14:textId="43555FF1" w:rsidR="0014656F" w:rsidRPr="00475B96" w:rsidRDefault="0014656F" w:rsidP="00EE5134">
      <w:r w:rsidRPr="00475B96">
        <w:tab/>
      </w:r>
      <w:r w:rsidR="00652E49" w:rsidRPr="00475B96">
        <w:tab/>
      </w:r>
      <w:r w:rsidRPr="00475B96">
        <w:t>(</w:t>
      </w:r>
      <w:r w:rsidR="00652E49" w:rsidRPr="00475B96">
        <w:t>6</w:t>
      </w:r>
      <w:r w:rsidRPr="00475B96">
        <w:t xml:space="preserve">)  </w:t>
      </w:r>
      <w:r w:rsidR="00821471" w:rsidRPr="00475B96">
        <w:t>Do</w:t>
      </w:r>
      <w:r w:rsidRPr="00475B96">
        <w:t xml:space="preserve"> not use attachments to identify a deliverable requirement, including data deliverables, or otherwise provide information required to </w:t>
      </w:r>
      <w:proofErr w:type="gramStart"/>
      <w:r w:rsidRPr="00475B96">
        <w:t>be captured</w:t>
      </w:r>
      <w:proofErr w:type="gramEnd"/>
      <w:r w:rsidRPr="00475B96">
        <w:t xml:space="preserve"> as discrete data elements.</w:t>
      </w:r>
    </w:p>
    <w:p w14:paraId="3AF37AD9" w14:textId="77777777" w:rsidR="00153FF9" w:rsidRPr="00475B96" w:rsidRDefault="00153FF9" w:rsidP="00EE5134"/>
    <w:p w14:paraId="6B670AE9" w14:textId="3D7593FF" w:rsidR="00652E49" w:rsidRPr="00475B96" w:rsidRDefault="00652E49" w:rsidP="00475B96">
      <w:pPr>
        <w:pStyle w:val="ListParagraph"/>
      </w:pPr>
      <w:r w:rsidRPr="00475B96">
        <w:tab/>
        <w:t>(c)  Applicability</w:t>
      </w:r>
      <w:proofErr w:type="gramStart"/>
      <w:r w:rsidRPr="00475B96">
        <w:t>.</w:t>
      </w:r>
      <w:r w:rsidR="001F185F" w:rsidRPr="00475B96">
        <w:t xml:space="preserve"> </w:t>
      </w:r>
      <w:proofErr w:type="gramEnd"/>
      <w:r w:rsidRPr="00475B96">
        <w:t xml:space="preserve">Use the numbering procedures </w:t>
      </w:r>
      <w:r w:rsidR="001F185F" w:rsidRPr="00475B96">
        <w:t xml:space="preserve">in this section </w:t>
      </w:r>
      <w:r w:rsidRPr="00475B96">
        <w:t xml:space="preserve">when separate item numbers </w:t>
      </w:r>
      <w:proofErr w:type="gramStart"/>
      <w:r w:rsidRPr="00475B96">
        <w:t>are assigned</w:t>
      </w:r>
      <w:proofErr w:type="gramEnd"/>
      <w:r w:rsidRPr="00475B96">
        <w:t>, unless—</w:t>
      </w:r>
    </w:p>
    <w:p w14:paraId="6B1A7145" w14:textId="77777777" w:rsidR="00652E49" w:rsidRPr="00475B96" w:rsidRDefault="00652E49" w:rsidP="00475B96">
      <w:pPr>
        <w:pStyle w:val="ListParagraph"/>
      </w:pPr>
    </w:p>
    <w:p w14:paraId="7078622B" w14:textId="6AE4531C" w:rsidR="00652E49" w:rsidRPr="00475B96" w:rsidRDefault="00652E49" w:rsidP="00475B96">
      <w:pPr>
        <w:pStyle w:val="ListParagraph"/>
      </w:pPr>
      <w:r w:rsidRPr="00475B96">
        <w:tab/>
      </w:r>
      <w:r w:rsidRPr="00475B96">
        <w:tab/>
        <w:t>(</w:t>
      </w:r>
      <w:r w:rsidR="001F185F" w:rsidRPr="00475B96">
        <w:t>1</w:t>
      </w:r>
      <w:r w:rsidRPr="00475B96">
        <w:t xml:space="preserve">) The contract is an indefinite-delivery type for petroleum products against which military installations issue delivery orders for products to </w:t>
      </w:r>
      <w:proofErr w:type="gramStart"/>
      <w:r w:rsidRPr="00475B96">
        <w:t>be consumed</w:t>
      </w:r>
      <w:proofErr w:type="gramEnd"/>
      <w:r w:rsidRPr="00475B96">
        <w:t xml:space="preserve"> by them; or</w:t>
      </w:r>
    </w:p>
    <w:p w14:paraId="555B006F" w14:textId="77777777" w:rsidR="00652E49" w:rsidRPr="00475B96" w:rsidRDefault="00652E49" w:rsidP="00475B96">
      <w:pPr>
        <w:pStyle w:val="ListParagraph"/>
      </w:pPr>
    </w:p>
    <w:p w14:paraId="1F2C830F" w14:textId="1B1900ED" w:rsidR="00652E49" w:rsidRPr="00475B96" w:rsidRDefault="00652E49" w:rsidP="00475B96">
      <w:pPr>
        <w:pStyle w:val="ListParagraph"/>
      </w:pPr>
      <w:r w:rsidRPr="00475B96">
        <w:tab/>
      </w:r>
      <w:r w:rsidRPr="00475B96">
        <w:tab/>
        <w:t>(</w:t>
      </w:r>
      <w:r w:rsidR="001F185F" w:rsidRPr="00475B96">
        <w:t>2</w:t>
      </w:r>
      <w:r w:rsidRPr="00475B96">
        <w:t>) The contract is a communications service authorization issued by the Defense Information Systems Agency's Defense Information Technology Contracting Organization.</w:t>
      </w:r>
    </w:p>
    <w:p w14:paraId="3649480A" w14:textId="77777777" w:rsidR="000944E9" w:rsidRPr="00475B96" w:rsidRDefault="000944E9" w:rsidP="00475B96">
      <w:pPr>
        <w:pStyle w:val="ListParagraph"/>
      </w:pPr>
    </w:p>
    <w:p w14:paraId="313D88D5" w14:textId="79888525" w:rsidR="000944E9" w:rsidRPr="00475B96" w:rsidRDefault="000944E9" w:rsidP="00475B96">
      <w:pPr>
        <w:pStyle w:val="ListParagraph"/>
      </w:pPr>
      <w:r w:rsidRPr="00475B96">
        <w:tab/>
        <w:t>(d)  Use of exhibits</w:t>
      </w:r>
      <w:r w:rsidR="009D5B98" w:rsidRPr="00475B96">
        <w:t xml:space="preserve"> and attachments</w:t>
      </w:r>
      <w:r w:rsidRPr="00475B96">
        <w:t xml:space="preserve">.  </w:t>
      </w:r>
      <w:r w:rsidR="009D5B98" w:rsidRPr="00475B96">
        <w:t>See PGI 204.202.70(e) for guidance on the use of exhibits and attachments.</w:t>
      </w:r>
    </w:p>
    <w:p w14:paraId="35AEB5A3" w14:textId="77777777" w:rsidR="00652E49" w:rsidRPr="00475B96" w:rsidRDefault="00652E49" w:rsidP="00475B96"/>
    <w:p w14:paraId="193CAB9A" w14:textId="3D4E827C" w:rsidR="0014656F" w:rsidRPr="00475B96" w:rsidRDefault="0014656F" w:rsidP="00EE5134">
      <w:pPr>
        <w:pStyle w:val="Heading4"/>
      </w:pPr>
      <w:r w:rsidRPr="00475B96">
        <w:t>204.202-</w:t>
      </w:r>
      <w:r w:rsidR="00652E49" w:rsidRPr="00475B96">
        <w:t>71</w:t>
      </w:r>
      <w:r w:rsidRPr="00475B96">
        <w:t xml:space="preserve"> Establishing line</w:t>
      </w:r>
      <w:r w:rsidR="0079617A" w:rsidRPr="00475B96">
        <w:t xml:space="preserve"> items, subline, and exhibit line</w:t>
      </w:r>
      <w:r w:rsidRPr="00475B96">
        <w:t xml:space="preserve"> items.</w:t>
      </w:r>
    </w:p>
    <w:p w14:paraId="18F0C46A" w14:textId="77777777" w:rsidR="0079617A" w:rsidRPr="00475B96" w:rsidRDefault="0079617A" w:rsidP="00EE5134"/>
    <w:p w14:paraId="478FF5DB" w14:textId="002BE344" w:rsidR="0014656F" w:rsidRPr="00475B96" w:rsidRDefault="0079617A" w:rsidP="00EE5134">
      <w:r w:rsidRPr="00475B96">
        <w:tab/>
        <w:t>(a)  Line items.  When establishing line items, f</w:t>
      </w:r>
      <w:r w:rsidR="0014656F" w:rsidRPr="00475B96">
        <w:t>ollow the procedures at PGI 204.202-</w:t>
      </w:r>
      <w:r w:rsidR="00652E49" w:rsidRPr="00475B96">
        <w:t>71</w:t>
      </w:r>
      <w:r w:rsidRPr="00475B96">
        <w:t>(a).</w:t>
      </w:r>
    </w:p>
    <w:p w14:paraId="78D7B443" w14:textId="77777777" w:rsidR="0014656F" w:rsidRPr="00475B96" w:rsidRDefault="0014656F" w:rsidP="00EE5134"/>
    <w:p w14:paraId="78B076DD" w14:textId="1D7845E3" w:rsidR="0079617A" w:rsidRPr="00475B96" w:rsidRDefault="0079617A" w:rsidP="00475B96">
      <w:r w:rsidRPr="00475B96">
        <w:tab/>
        <w:t>(b)  Subline items.  When establishing subline items, follow the procedures at PGI 204.202-71(b).</w:t>
      </w:r>
    </w:p>
    <w:p w14:paraId="45F3DF39" w14:textId="77777777" w:rsidR="0079617A" w:rsidRPr="00475B96" w:rsidRDefault="0079617A" w:rsidP="00475B96"/>
    <w:p w14:paraId="4078519C" w14:textId="2EBA5B55" w:rsidR="0079617A" w:rsidRPr="00475B96" w:rsidRDefault="0079617A" w:rsidP="00EE5134">
      <w:r w:rsidRPr="00475B96">
        <w:tab/>
        <w:t>(c)  Exhibit line items.  When establishing exhibit line items, follow the procedures at PGI 204.202</w:t>
      </w:r>
      <w:r w:rsidR="00587A72" w:rsidRPr="00475B96">
        <w:t>-71</w:t>
      </w:r>
      <w:r w:rsidR="0026775D" w:rsidRPr="00475B96">
        <w:t>(</w:t>
      </w:r>
      <w:r w:rsidR="00587A72" w:rsidRPr="00475B96">
        <w:t>c</w:t>
      </w:r>
      <w:r w:rsidR="0026775D" w:rsidRPr="00475B96">
        <w:t>)</w:t>
      </w:r>
      <w:r w:rsidRPr="00475B96">
        <w:t>.</w:t>
      </w:r>
    </w:p>
    <w:p w14:paraId="6B750EC0" w14:textId="77777777" w:rsidR="0014656F" w:rsidRPr="00475B96" w:rsidRDefault="0014656F" w:rsidP="00EE5134"/>
    <w:p w14:paraId="04C3D79C" w14:textId="5374D59B" w:rsidR="0014656F" w:rsidRPr="00475B96" w:rsidRDefault="0014656F" w:rsidP="00EE5134">
      <w:pPr>
        <w:pStyle w:val="Heading4"/>
      </w:pPr>
      <w:bookmarkStart w:id="5" w:name="_Hlk214442814"/>
      <w:r w:rsidRPr="00475B96">
        <w:t>204.202-</w:t>
      </w:r>
      <w:proofErr w:type="gramStart"/>
      <w:r w:rsidR="00652E49" w:rsidRPr="00475B96">
        <w:t>7</w:t>
      </w:r>
      <w:r w:rsidR="00725484" w:rsidRPr="00475B96">
        <w:t>2</w:t>
      </w:r>
      <w:r w:rsidRPr="00475B96">
        <w:t xml:space="preserve">  Required</w:t>
      </w:r>
      <w:proofErr w:type="gramEnd"/>
      <w:r w:rsidRPr="00475B96">
        <w:t xml:space="preserve"> data elements.</w:t>
      </w:r>
    </w:p>
    <w:bookmarkEnd w:id="5"/>
    <w:p w14:paraId="753BA335" w14:textId="77777777" w:rsidR="00094ADA" w:rsidRPr="00475B96" w:rsidRDefault="00094ADA" w:rsidP="00EE5134"/>
    <w:p w14:paraId="683338E3" w14:textId="480C08EA" w:rsidR="0014656F" w:rsidRPr="00475B96" w:rsidRDefault="00094ADA" w:rsidP="00EE5134">
      <w:r w:rsidRPr="00475B96">
        <w:tab/>
        <w:t xml:space="preserve">(a)  </w:t>
      </w:r>
      <w:proofErr w:type="gramStart"/>
      <w:r w:rsidRPr="00475B96">
        <w:t xml:space="preserve">See </w:t>
      </w:r>
      <w:r w:rsidR="0014656F" w:rsidRPr="00475B96">
        <w:t xml:space="preserve"> PGI</w:t>
      </w:r>
      <w:proofErr w:type="gramEnd"/>
      <w:r w:rsidR="0014656F" w:rsidRPr="00475B96">
        <w:t xml:space="preserve"> 204.202-</w:t>
      </w:r>
      <w:r w:rsidR="006D6CD3" w:rsidRPr="00475B96">
        <w:t>7</w:t>
      </w:r>
      <w:r w:rsidRPr="00475B96">
        <w:t>2</w:t>
      </w:r>
      <w:r w:rsidR="0014656F" w:rsidRPr="00475B96">
        <w:t xml:space="preserve"> for </w:t>
      </w:r>
      <w:r w:rsidRPr="00475B96">
        <w:t xml:space="preserve">guidance </w:t>
      </w:r>
      <w:r w:rsidR="00B0643C" w:rsidRPr="00475B96">
        <w:t>on data elements required when</w:t>
      </w:r>
      <w:r w:rsidRPr="00475B96">
        <w:t xml:space="preserve"> </w:t>
      </w:r>
      <w:r w:rsidR="0014656F" w:rsidRPr="00475B96">
        <w:t>numbering line items, exhibits, attachments, and other data requirements.</w:t>
      </w:r>
    </w:p>
    <w:p w14:paraId="101A45AB" w14:textId="77777777" w:rsidR="0014656F" w:rsidRPr="00475B96" w:rsidRDefault="0014656F" w:rsidP="00EE5134"/>
    <w:p w14:paraId="2D1591B4" w14:textId="55667BC2" w:rsidR="0014656F" w:rsidRPr="00475B96" w:rsidRDefault="00094ADA" w:rsidP="00EE5134">
      <w:bookmarkStart w:id="6" w:name="_Hlk214456450"/>
      <w:r w:rsidRPr="00475B96">
        <w:rPr>
          <w:rStyle w:val="Heading4Char"/>
        </w:rPr>
        <w:tab/>
      </w:r>
      <w:r w:rsidRPr="007D7DFC">
        <w:rPr>
          <w:rStyle w:val="Heading4Char"/>
          <w:b w:val="0"/>
          <w:bCs w:val="0"/>
        </w:rPr>
        <w:t>(b)</w:t>
      </w:r>
      <w:r w:rsidRPr="00475B96">
        <w:rPr>
          <w:rStyle w:val="Heading4Char"/>
        </w:rPr>
        <w:t xml:space="preserve">  </w:t>
      </w:r>
      <w:bookmarkEnd w:id="6"/>
      <w:r w:rsidRPr="00475B96">
        <w:t>See</w:t>
      </w:r>
      <w:r w:rsidR="0014656F" w:rsidRPr="00475B96">
        <w:t xml:space="preserve"> PGI 204.202-</w:t>
      </w:r>
      <w:r w:rsidR="006D6CD3" w:rsidRPr="00475B96">
        <w:t>7</w:t>
      </w:r>
      <w:r w:rsidR="00B0643C" w:rsidRPr="00475B96">
        <w:t>2(</w:t>
      </w:r>
      <w:r w:rsidR="008865F9" w:rsidRPr="00475B96">
        <w:t>f</w:t>
      </w:r>
      <w:r w:rsidR="00B0643C" w:rsidRPr="00475B96">
        <w:t xml:space="preserve">) </w:t>
      </w:r>
      <w:r w:rsidR="0014656F" w:rsidRPr="00475B96">
        <w:t>for exceptions to data</w:t>
      </w:r>
      <w:r w:rsidR="00083B58" w:rsidRPr="00475B96">
        <w:t xml:space="preserve"> element</w:t>
      </w:r>
      <w:r w:rsidR="0014656F" w:rsidRPr="00475B96">
        <w:t xml:space="preserve"> requirements.</w:t>
      </w:r>
    </w:p>
    <w:p w14:paraId="50024041" w14:textId="77777777" w:rsidR="00153FF9" w:rsidRPr="00475B96" w:rsidRDefault="00153FF9" w:rsidP="00EE5134"/>
    <w:p w14:paraId="01DAC01D" w14:textId="7F6B1AAF" w:rsidR="0014656F" w:rsidRPr="00475B96" w:rsidRDefault="0014656F" w:rsidP="00EE5134">
      <w:pPr>
        <w:pStyle w:val="Heading4"/>
      </w:pPr>
      <w:bookmarkStart w:id="7" w:name="_Hlk214533836"/>
      <w:r w:rsidRPr="00475B96">
        <w:t>204.202-</w:t>
      </w:r>
      <w:proofErr w:type="gramStart"/>
      <w:r w:rsidRPr="00475B96">
        <w:t>73  Modification</w:t>
      </w:r>
      <w:proofErr w:type="gramEnd"/>
      <w:r w:rsidR="002B46FF" w:rsidRPr="00475B96">
        <w:t xml:space="preserve"> requirement</w:t>
      </w:r>
      <w:r w:rsidRPr="00475B96">
        <w:t>s</w:t>
      </w:r>
      <w:r w:rsidR="002B46FF" w:rsidRPr="00475B96">
        <w:t>.</w:t>
      </w:r>
    </w:p>
    <w:p w14:paraId="4008C618" w14:textId="4E54E12D" w:rsidR="0014656F" w:rsidRDefault="00B0643C" w:rsidP="004D0FD9">
      <w:r w:rsidRPr="00475B96">
        <w:t>See</w:t>
      </w:r>
      <w:r w:rsidR="0014656F" w:rsidRPr="00475B96">
        <w:t xml:space="preserve"> PGI 202.202-73 for </w:t>
      </w:r>
      <w:r w:rsidR="00F545CF" w:rsidRPr="00475B96">
        <w:t xml:space="preserve">new </w:t>
      </w:r>
      <w:proofErr w:type="gramStart"/>
      <w:r w:rsidR="00F545CF" w:rsidRPr="00475B96">
        <w:t>line item</w:t>
      </w:r>
      <w:proofErr w:type="gramEnd"/>
      <w:r w:rsidR="00F545CF" w:rsidRPr="00475B96">
        <w:t xml:space="preserve"> requirements during</w:t>
      </w:r>
      <w:r w:rsidRPr="00475B96">
        <w:t xml:space="preserve"> </w:t>
      </w:r>
      <w:r w:rsidR="0014656F" w:rsidRPr="00475B96">
        <w:t>modifications.</w:t>
      </w:r>
    </w:p>
    <w:p w14:paraId="13C854AD" w14:textId="77777777" w:rsidR="007D7DFC" w:rsidRPr="007D7DFC" w:rsidRDefault="007D7DFC" w:rsidP="007D7DFC">
      <w:pPr>
        <w:pStyle w:val="BodyText"/>
      </w:pPr>
    </w:p>
    <w:p w14:paraId="2552906D" w14:textId="79026F44" w:rsidR="0014656F" w:rsidRPr="00475B96" w:rsidRDefault="0014656F" w:rsidP="004D0FD9">
      <w:pPr>
        <w:rPr>
          <w:b/>
          <w:bCs/>
        </w:rPr>
      </w:pPr>
      <w:bookmarkStart w:id="8" w:name="_Hlk214535706"/>
      <w:bookmarkEnd w:id="7"/>
      <w:r w:rsidRPr="00475B96">
        <w:rPr>
          <w:b/>
          <w:bCs/>
        </w:rPr>
        <w:t>204.2</w:t>
      </w:r>
      <w:r w:rsidR="001F0967" w:rsidRPr="00475B96">
        <w:rPr>
          <w:b/>
          <w:bCs/>
        </w:rPr>
        <w:t>02-</w:t>
      </w:r>
      <w:proofErr w:type="gramStart"/>
      <w:r w:rsidR="001F0967" w:rsidRPr="00475B96">
        <w:rPr>
          <w:b/>
          <w:bCs/>
        </w:rPr>
        <w:t>7</w:t>
      </w:r>
      <w:r w:rsidR="004D0FD9">
        <w:rPr>
          <w:b/>
          <w:bCs/>
        </w:rPr>
        <w:t>4</w:t>
      </w:r>
      <w:r w:rsidRPr="00475B96">
        <w:rPr>
          <w:b/>
          <w:bCs/>
        </w:rPr>
        <w:t xml:space="preserve">  Traceability</w:t>
      </w:r>
      <w:proofErr w:type="gramEnd"/>
      <w:r w:rsidRPr="00475B96">
        <w:rPr>
          <w:b/>
          <w:bCs/>
        </w:rPr>
        <w:t xml:space="preserve"> of Appropriations. </w:t>
      </w:r>
    </w:p>
    <w:p w14:paraId="6B7B5EC4" w14:textId="743F818D" w:rsidR="0014656F" w:rsidRDefault="00FE0F05" w:rsidP="004D0FD9">
      <w:r w:rsidRPr="00475B96">
        <w:t>A</w:t>
      </w:r>
      <w:r w:rsidR="0014656F" w:rsidRPr="00475B96">
        <w:t>ccounting classification reference numbers</w:t>
      </w:r>
      <w:r w:rsidRPr="00475B96">
        <w:t xml:space="preserve"> (ACRNs)</w:t>
      </w:r>
      <w:r w:rsidR="0014656F" w:rsidRPr="00475B96">
        <w:t xml:space="preserve"> ensure traceability of funds from accounting systems to contract actions.  Follow the procedures at PGI 204.2</w:t>
      </w:r>
      <w:r w:rsidR="001F0967" w:rsidRPr="00475B96">
        <w:t>02-7</w:t>
      </w:r>
      <w:r w:rsidR="000944E9" w:rsidRPr="00475B96">
        <w:t>4</w:t>
      </w:r>
      <w:r w:rsidR="0014656F" w:rsidRPr="00475B96">
        <w:t xml:space="preserve"> for use of </w:t>
      </w:r>
      <w:proofErr w:type="spellStart"/>
      <w:r w:rsidR="0014656F" w:rsidRPr="00475B96">
        <w:t>ACRNs</w:t>
      </w:r>
      <w:proofErr w:type="spellEnd"/>
      <w:r w:rsidR="0014656F" w:rsidRPr="00475B96">
        <w:t>.</w:t>
      </w:r>
    </w:p>
    <w:p w14:paraId="37B499AD" w14:textId="77777777" w:rsidR="004D0FD9" w:rsidRDefault="004D0FD9" w:rsidP="007D7DFC">
      <w:pPr>
        <w:pStyle w:val="BodyText"/>
        <w:spacing w:after="0"/>
      </w:pPr>
    </w:p>
    <w:p w14:paraId="6194D860" w14:textId="08323209" w:rsidR="004D0FD9" w:rsidRDefault="004D0FD9" w:rsidP="007D7DFC">
      <w:pPr>
        <w:pStyle w:val="BodyText"/>
        <w:spacing w:after="0"/>
        <w:rPr>
          <w:b/>
          <w:bCs/>
        </w:rPr>
      </w:pPr>
      <w:r>
        <w:rPr>
          <w:b/>
          <w:bCs/>
        </w:rPr>
        <w:t>204.202</w:t>
      </w:r>
      <w:r w:rsidR="00512D24">
        <w:rPr>
          <w:b/>
          <w:bCs/>
        </w:rPr>
        <w:t>-</w:t>
      </w:r>
      <w:r>
        <w:rPr>
          <w:b/>
          <w:bCs/>
        </w:rPr>
        <w:t>75 Numbering format for line items, subline items, and exhibit line items.</w:t>
      </w:r>
    </w:p>
    <w:p w14:paraId="0F2361A7" w14:textId="7E995565" w:rsidR="004D0FD9" w:rsidRPr="004D0FD9" w:rsidRDefault="004D0FD9" w:rsidP="00FF778D">
      <w:pPr>
        <w:pStyle w:val="BodyText"/>
        <w:spacing w:after="0"/>
      </w:pPr>
      <w:r>
        <w:t xml:space="preserve">See </w:t>
      </w:r>
      <w:proofErr w:type="spellStart"/>
      <w:r>
        <w:t>PGI</w:t>
      </w:r>
      <w:proofErr w:type="spellEnd"/>
      <w:r>
        <w:t xml:space="preserve"> 204.202.75 for formatting guidance </w:t>
      </w:r>
      <w:proofErr w:type="gramStart"/>
      <w:r>
        <w:t>on line</w:t>
      </w:r>
      <w:proofErr w:type="gramEnd"/>
      <w:r>
        <w:t xml:space="preserve"> items, subline items, and exhibit line items.  </w:t>
      </w:r>
    </w:p>
    <w:p w14:paraId="2D0A4ECE" w14:textId="77777777" w:rsidR="000944E9" w:rsidRPr="00475B96" w:rsidRDefault="000944E9" w:rsidP="00FF778D">
      <w:pPr>
        <w:pStyle w:val="BodyText"/>
        <w:spacing w:after="0"/>
      </w:pPr>
    </w:p>
    <w:p w14:paraId="3CE06D24" w14:textId="27CE5852" w:rsidR="00BE5EA9" w:rsidRPr="00475B96" w:rsidRDefault="00BE5EA9" w:rsidP="004D0FD9">
      <w:pPr>
        <w:pStyle w:val="Heading4"/>
      </w:pPr>
      <w:r w:rsidRPr="00475B96">
        <w:t>204.202-</w:t>
      </w:r>
      <w:proofErr w:type="gramStart"/>
      <w:r w:rsidRPr="00475B96">
        <w:t>76  Payment</w:t>
      </w:r>
      <w:proofErr w:type="gramEnd"/>
      <w:r w:rsidRPr="00475B96">
        <w:t xml:space="preserve"> allocation instructions.  </w:t>
      </w:r>
    </w:p>
    <w:p w14:paraId="08C7DAD8" w14:textId="77777777" w:rsidR="00BE5EA9" w:rsidRPr="00475B96" w:rsidRDefault="00BE5EA9" w:rsidP="004D0FD9"/>
    <w:p w14:paraId="76233EFF" w14:textId="77777777" w:rsidR="00BE5EA9" w:rsidRPr="00475B96" w:rsidRDefault="00BE5EA9" w:rsidP="00EE5134">
      <w:r w:rsidRPr="00475B96">
        <w:tab/>
        <w:t>(a)  Contracting officers must not require contractors to invoice for expenses at any level of detail other than by the deliverable line item, or at contract level in the case of progress payments based on costs applicable across multiple line items.</w:t>
      </w:r>
    </w:p>
    <w:p w14:paraId="4134B51F" w14:textId="77777777" w:rsidR="00BE5EA9" w:rsidRPr="00475B96" w:rsidRDefault="00BE5EA9" w:rsidP="00EE5134">
      <w:pPr>
        <w:pStyle w:val="ListParagraph"/>
      </w:pPr>
    </w:p>
    <w:p w14:paraId="1E15431A" w14:textId="77777777" w:rsidR="00BE5EA9" w:rsidRPr="00475B96" w:rsidRDefault="00BE5EA9" w:rsidP="004D0FD9">
      <w:r w:rsidRPr="00475B96">
        <w:tab/>
        <w:t>(b) Follow the procedures at PGI 204.202-76 to establish the allocation of payments in contracts.</w:t>
      </w:r>
    </w:p>
    <w:p w14:paraId="76EF75BE" w14:textId="4D56EAC9" w:rsidR="0014656F" w:rsidRPr="00475B96" w:rsidRDefault="0014656F" w:rsidP="004D0FD9"/>
    <w:p w14:paraId="5884CD39" w14:textId="6C037029" w:rsidR="0014656F" w:rsidRPr="00475B96" w:rsidRDefault="0014656F" w:rsidP="004D0FD9">
      <w:pPr>
        <w:pStyle w:val="Heading4"/>
      </w:pPr>
      <w:r w:rsidRPr="00475B96">
        <w:t>204.2</w:t>
      </w:r>
      <w:r w:rsidR="001F0967" w:rsidRPr="00475B96">
        <w:t>02-</w:t>
      </w:r>
      <w:r w:rsidR="00E74B43" w:rsidRPr="00475B96">
        <w:t>7</w:t>
      </w:r>
      <w:r w:rsidR="004D0FD9" w:rsidRPr="000819ED">
        <w:t>7</w:t>
      </w:r>
      <w:r w:rsidRPr="00475B96">
        <w:t xml:space="preserve"> Payment instructions.</w:t>
      </w:r>
    </w:p>
    <w:p w14:paraId="79C1E915" w14:textId="27DED26C" w:rsidR="0014656F" w:rsidRPr="00475B96" w:rsidRDefault="0014656F" w:rsidP="004D0FD9">
      <w:r w:rsidRPr="00475B96">
        <w:t>Follow the procedures at PGI 204.</w:t>
      </w:r>
      <w:r w:rsidR="001F0967" w:rsidRPr="00475B96">
        <w:t>202</w:t>
      </w:r>
      <w:r w:rsidR="001F0967" w:rsidRPr="003A4E96">
        <w:t>-</w:t>
      </w:r>
      <w:r w:rsidR="00512D24" w:rsidRPr="003A4E96">
        <w:t>77</w:t>
      </w:r>
      <w:r w:rsidR="00512D24" w:rsidRPr="00475B96">
        <w:t xml:space="preserve"> </w:t>
      </w:r>
      <w:r w:rsidRPr="00475B96">
        <w:t>for inclusion of payment instructions in contracts.</w:t>
      </w:r>
    </w:p>
    <w:p w14:paraId="1F17C19E" w14:textId="77777777" w:rsidR="0014656F" w:rsidRPr="00475B96" w:rsidRDefault="0014656F" w:rsidP="00EE5134"/>
    <w:p w14:paraId="6D6B8EF5" w14:textId="1182317E" w:rsidR="0014656F" w:rsidRPr="00475B96" w:rsidRDefault="0014656F" w:rsidP="00EE5134">
      <w:pPr>
        <w:pStyle w:val="Heading4"/>
      </w:pPr>
      <w:bookmarkStart w:id="9" w:name="_Hlk216188542"/>
      <w:r w:rsidRPr="00475B96">
        <w:t>204.2</w:t>
      </w:r>
      <w:r w:rsidR="001F0967" w:rsidRPr="00475B96">
        <w:t>02-</w:t>
      </w:r>
      <w:proofErr w:type="gramStart"/>
      <w:r w:rsidR="00E74B43" w:rsidRPr="00475B96">
        <w:t>7</w:t>
      </w:r>
      <w:r w:rsidR="00865D84">
        <w:t>8</w:t>
      </w:r>
      <w:r w:rsidRPr="00475B96">
        <w:t xml:space="preserve">  Contract</w:t>
      </w:r>
      <w:proofErr w:type="gramEnd"/>
      <w:r w:rsidRPr="00475B96">
        <w:t xml:space="preserve"> clauses.</w:t>
      </w:r>
    </w:p>
    <w:p w14:paraId="52582E8F" w14:textId="77777777" w:rsidR="0014656F" w:rsidRPr="00475B96" w:rsidRDefault="0014656F" w:rsidP="00EE5134"/>
    <w:bookmarkEnd w:id="8"/>
    <w:p w14:paraId="1BFF10F9" w14:textId="77777777" w:rsidR="0014656F" w:rsidRPr="00475B96" w:rsidRDefault="0014656F" w:rsidP="00EE5134">
      <w:r w:rsidRPr="00475B96">
        <w:tab/>
        <w:t xml:space="preserve">(a) </w:t>
      </w:r>
      <w:r w:rsidRPr="00475B96">
        <w:rPr>
          <w:strike/>
        </w:rPr>
        <w:t xml:space="preserve"> </w:t>
      </w:r>
      <w:r w:rsidRPr="00475B96">
        <w:t xml:space="preserve">Insert the clause at 252.204-7002, Payment for Line or Subline Items Not Separately Priced, in solicitations and contracts when the price for items not separately priced </w:t>
      </w:r>
      <w:proofErr w:type="gramStart"/>
      <w:r w:rsidRPr="00475B96">
        <w:t>is included</w:t>
      </w:r>
      <w:proofErr w:type="gramEnd"/>
      <w:r w:rsidRPr="00475B96">
        <w:t xml:space="preserve"> in the price of another line or subline item.</w:t>
      </w:r>
    </w:p>
    <w:p w14:paraId="233ADEF3" w14:textId="77777777" w:rsidR="0014656F" w:rsidRPr="00475B96" w:rsidRDefault="0014656F" w:rsidP="00EE5134"/>
    <w:p w14:paraId="2487D67D" w14:textId="77777777" w:rsidR="0014656F" w:rsidRPr="00475B96" w:rsidRDefault="0014656F" w:rsidP="00EE5134">
      <w:r w:rsidRPr="00475B96">
        <w:tab/>
        <w:t xml:space="preserve">(b)  Insert the clause at 252.204-7006, Billing Instructions—Cost Vouchers, in solicitations and contracts when a cost-reimbursement contract, a time-and-materials contract, or a labor-hour contract </w:t>
      </w:r>
      <w:proofErr w:type="gramStart"/>
      <w:r w:rsidRPr="00475B96">
        <w:t>is contemplated</w:t>
      </w:r>
      <w:proofErr w:type="gramEnd"/>
      <w:r w:rsidRPr="00475B96">
        <w:t>.</w:t>
      </w:r>
    </w:p>
    <w:bookmarkEnd w:id="9"/>
    <w:p w14:paraId="0A3C3475" w14:textId="77777777" w:rsidR="0014656F" w:rsidRPr="00475B96" w:rsidRDefault="0014656F" w:rsidP="00EE5134"/>
    <w:bookmarkEnd w:id="4"/>
    <w:p w14:paraId="01827B2F" w14:textId="7FC23F46" w:rsidR="008E79DA" w:rsidRPr="00475B96" w:rsidRDefault="008E79DA" w:rsidP="00EE5134">
      <w:pPr>
        <w:pStyle w:val="Heading3"/>
      </w:pPr>
      <w:proofErr w:type="gramStart"/>
      <w:r w:rsidRPr="00475B96">
        <w:t>204.203  System</w:t>
      </w:r>
      <w:proofErr w:type="gramEnd"/>
      <w:r w:rsidRPr="00475B96">
        <w:t xml:space="preserve"> for Award Management</w:t>
      </w:r>
      <w:r w:rsidR="008451B9" w:rsidRPr="00475B96">
        <w:t>.</w:t>
      </w:r>
    </w:p>
    <w:p w14:paraId="05BC5F2B" w14:textId="77777777" w:rsidR="008E79DA" w:rsidRPr="00475B96" w:rsidRDefault="008E79DA" w:rsidP="00EE5134"/>
    <w:p w14:paraId="269BA4BA" w14:textId="14574F33" w:rsidR="008E79DA" w:rsidRPr="00475B96" w:rsidRDefault="008E79DA" w:rsidP="00A451C1">
      <w:pPr>
        <w:pStyle w:val="Heading4"/>
      </w:pPr>
      <w:r w:rsidRPr="00475B96">
        <w:t>204.203-</w:t>
      </w:r>
      <w:proofErr w:type="gramStart"/>
      <w:r w:rsidRPr="00475B96">
        <w:t>2</w:t>
      </w:r>
      <w:r w:rsidR="00A451C1">
        <w:t>70</w:t>
      </w:r>
      <w:r w:rsidRPr="00475B96">
        <w:t xml:space="preserve"> </w:t>
      </w:r>
      <w:r w:rsidR="00C33A68" w:rsidRPr="00475B96">
        <w:t xml:space="preserve"> </w:t>
      </w:r>
      <w:r w:rsidRPr="00475B96">
        <w:t>Procedures</w:t>
      </w:r>
      <w:proofErr w:type="gramEnd"/>
      <w:r w:rsidRPr="00475B96">
        <w:t>.</w:t>
      </w:r>
    </w:p>
    <w:p w14:paraId="18256E91" w14:textId="2D49214D" w:rsidR="008E79DA" w:rsidRDefault="008E79DA" w:rsidP="00A451C1">
      <w:r w:rsidRPr="00475B96">
        <w:t>Follow the procedures and guidance at PGI 204.203-2</w:t>
      </w:r>
      <w:r w:rsidR="00A451C1">
        <w:t>70</w:t>
      </w:r>
      <w:r w:rsidRPr="00475B96">
        <w:t xml:space="preserve"> concerning Commercial and Government Entity (CAGE) codes</w:t>
      </w:r>
      <w:r w:rsidR="00A451C1">
        <w:t>.</w:t>
      </w:r>
    </w:p>
    <w:p w14:paraId="42FBFC54" w14:textId="77777777" w:rsidR="00A451C1" w:rsidRDefault="00A451C1" w:rsidP="000819ED">
      <w:pPr>
        <w:pStyle w:val="BodyText"/>
        <w:spacing w:after="0"/>
      </w:pPr>
    </w:p>
    <w:p w14:paraId="6A7F637F" w14:textId="1F19FC08" w:rsidR="00A451C1" w:rsidRPr="002356B6" w:rsidRDefault="00A451C1" w:rsidP="00A451C1">
      <w:pPr>
        <w:pStyle w:val="BodyText"/>
        <w:spacing w:after="0"/>
        <w:rPr>
          <w:b/>
          <w:bCs/>
        </w:rPr>
      </w:pPr>
      <w:r w:rsidRPr="002356B6">
        <w:rPr>
          <w:b/>
          <w:bCs/>
        </w:rPr>
        <w:t>204.203-27</w:t>
      </w:r>
      <w:r>
        <w:rPr>
          <w:b/>
          <w:bCs/>
        </w:rPr>
        <w:t>1</w:t>
      </w:r>
      <w:r w:rsidRPr="002356B6">
        <w:rPr>
          <w:b/>
          <w:bCs/>
        </w:rPr>
        <w:t xml:space="preserve"> Maintenance of the CAGE file.</w:t>
      </w:r>
    </w:p>
    <w:p w14:paraId="71AF94AC" w14:textId="29FB0CA6" w:rsidR="00A451C1" w:rsidRPr="00A451C1" w:rsidRDefault="00A451C1" w:rsidP="002356B6">
      <w:pPr>
        <w:pStyle w:val="BodyText"/>
        <w:spacing w:after="0"/>
      </w:pPr>
      <w:r>
        <w:t>See PGI 204.203-271 for guidance on CAGE file maintenance.</w:t>
      </w:r>
    </w:p>
    <w:p w14:paraId="0817B152" w14:textId="3F3316D8" w:rsidR="008E79DA" w:rsidRPr="00475B96" w:rsidRDefault="008E79DA" w:rsidP="00A451C1"/>
    <w:p w14:paraId="30AD4189" w14:textId="6D2533E2" w:rsidR="00C82427" w:rsidRPr="00475B96" w:rsidRDefault="00C82427" w:rsidP="00A451C1">
      <w:pPr>
        <w:pStyle w:val="Heading3"/>
      </w:pPr>
      <w:proofErr w:type="gramStart"/>
      <w:r w:rsidRPr="00475B96">
        <w:t>204.204  Taxpayer</w:t>
      </w:r>
      <w:proofErr w:type="gramEnd"/>
      <w:r w:rsidRPr="00475B96">
        <w:t xml:space="preserve"> Identification Number Information</w:t>
      </w:r>
      <w:r w:rsidR="008451B9" w:rsidRPr="00475B96">
        <w:t>.</w:t>
      </w:r>
    </w:p>
    <w:p w14:paraId="09C3C2F4" w14:textId="77777777" w:rsidR="00C82427" w:rsidRPr="00475B96" w:rsidRDefault="00C82427" w:rsidP="00A451C1">
      <w:r w:rsidRPr="00475B96">
        <w:tab/>
        <w:t>(a)(2</w:t>
      </w:r>
      <w:proofErr w:type="gramStart"/>
      <w:r w:rsidRPr="00475B96">
        <w:t>)</w:t>
      </w:r>
      <w:r w:rsidRPr="00475B96">
        <w:rPr>
          <w:b/>
          <w:bCs/>
        </w:rPr>
        <w:t xml:space="preserve">  </w:t>
      </w:r>
      <w:r w:rsidRPr="00475B96">
        <w:t>DoD</w:t>
      </w:r>
      <w:proofErr w:type="gramEnd"/>
      <w:r w:rsidRPr="00475B96">
        <w:t xml:space="preserve"> uses the Federal Procurement Data System (FPDS) to meet these reporting requirements.</w:t>
      </w:r>
    </w:p>
    <w:p w14:paraId="66D94A15" w14:textId="77777777" w:rsidR="00C82427" w:rsidRPr="00475B96" w:rsidRDefault="00C82427" w:rsidP="00EE5134"/>
    <w:p w14:paraId="60AF6D92" w14:textId="77777777" w:rsidR="008A15FD" w:rsidRPr="00475B96" w:rsidRDefault="008A15FD" w:rsidP="00EE5134">
      <w:pPr>
        <w:pStyle w:val="Heading4"/>
      </w:pPr>
      <w:r w:rsidRPr="00475B96">
        <w:t>204.204-</w:t>
      </w:r>
      <w:proofErr w:type="gramStart"/>
      <w:r w:rsidRPr="00475B96">
        <w:t>70  Taxpayer</w:t>
      </w:r>
      <w:proofErr w:type="gramEnd"/>
      <w:r w:rsidRPr="00475B96">
        <w:t xml:space="preserve"> identification information collection.</w:t>
      </w:r>
    </w:p>
    <w:p w14:paraId="450B6436" w14:textId="77F0032A" w:rsidR="008A15FD" w:rsidRPr="00475B96" w:rsidRDefault="008A15FD" w:rsidP="00EE5134">
      <w:r w:rsidRPr="00475B96">
        <w:t>The payment office obtains the taxpayer identification number and type of organization from the System for Award Management database</w:t>
      </w:r>
      <w:r w:rsidR="009D27F4" w:rsidRPr="00475B96">
        <w:t xml:space="preserve">.  </w:t>
      </w:r>
      <w:r w:rsidRPr="00475B96">
        <w:t xml:space="preserve">This applies to </w:t>
      </w:r>
      <w:r w:rsidRPr="00475B96">
        <w:lastRenderedPageBreak/>
        <w:t>contracts that include the provisions at FAR 52.204-7, System for Award Management and FAR 52.204-90 Offeror Identification.</w:t>
      </w:r>
    </w:p>
    <w:p w14:paraId="5DD1C25D" w14:textId="77777777" w:rsidR="008A15FD" w:rsidRPr="00475B96" w:rsidRDefault="008A15FD" w:rsidP="00EE5134"/>
    <w:p w14:paraId="55825139" w14:textId="71512805" w:rsidR="006725C1" w:rsidRPr="00475B96" w:rsidRDefault="00A907C1" w:rsidP="00EE5134">
      <w:pPr>
        <w:pStyle w:val="Heading3"/>
      </w:pPr>
      <w:proofErr w:type="gramStart"/>
      <w:r w:rsidRPr="00475B96">
        <w:t>204.206</w:t>
      </w:r>
      <w:r w:rsidR="006725C1" w:rsidRPr="00475B96">
        <w:t xml:space="preserve"> </w:t>
      </w:r>
      <w:r w:rsidR="00186BEB" w:rsidRPr="00475B96">
        <w:t xml:space="preserve"> </w:t>
      </w:r>
      <w:r w:rsidR="006725C1" w:rsidRPr="00475B96">
        <w:t>Contracting</w:t>
      </w:r>
      <w:proofErr w:type="gramEnd"/>
      <w:r w:rsidR="006725C1" w:rsidRPr="00475B96">
        <w:t xml:space="preserve"> officer's signature.</w:t>
      </w:r>
    </w:p>
    <w:p w14:paraId="45887320" w14:textId="0BCFBED7" w:rsidR="00D45027" w:rsidRPr="00475B96" w:rsidRDefault="00D45027" w:rsidP="00EE5134">
      <w:pPr>
        <w:tabs>
          <w:tab w:val="clear" w:pos="806"/>
          <w:tab w:val="left" w:pos="810"/>
        </w:tabs>
        <w:rPr>
          <w:b/>
          <w:spacing w:val="-5"/>
          <w:kern w:val="20"/>
        </w:rPr>
      </w:pPr>
      <w:r w:rsidRPr="00475B96">
        <w:t xml:space="preserve">A photocopy, facsimile, electronic, mechanically applied, and printed signature, seal, and date </w:t>
      </w:r>
      <w:proofErr w:type="gramStart"/>
      <w:r w:rsidRPr="00475B96">
        <w:t>are considered</w:t>
      </w:r>
      <w:proofErr w:type="gramEnd"/>
      <w:r w:rsidRPr="00475B96">
        <w:t xml:space="preserve"> an original signature, seal, and date.  </w:t>
      </w:r>
      <w:r w:rsidRPr="00475B96">
        <w:rPr>
          <w:spacing w:val="-5"/>
          <w:kern w:val="20"/>
        </w:rPr>
        <w:t>Follow the procedures at PGI 204.206 for signature of contract documents.</w:t>
      </w:r>
    </w:p>
    <w:p w14:paraId="41C63996" w14:textId="77777777" w:rsidR="00150932" w:rsidRPr="00475B96" w:rsidRDefault="00150932" w:rsidP="00EE5134"/>
    <w:p w14:paraId="11348AC6" w14:textId="2B6A5F76" w:rsidR="00C8025F" w:rsidRPr="00475B96" w:rsidRDefault="00C8025F" w:rsidP="00475B96">
      <w:pPr>
        <w:pStyle w:val="Heading3"/>
      </w:pPr>
      <w:proofErr w:type="gramStart"/>
      <w:r w:rsidRPr="00475B96">
        <w:t>204.208</w:t>
      </w:r>
      <w:r w:rsidR="003C05C9" w:rsidRPr="00475B96">
        <w:t xml:space="preserve">  Solicitation</w:t>
      </w:r>
      <w:proofErr w:type="gramEnd"/>
      <w:r w:rsidR="003C05C9" w:rsidRPr="00475B96">
        <w:t xml:space="preserve"> provisions and contract clauses.</w:t>
      </w:r>
    </w:p>
    <w:p w14:paraId="4787B0AB" w14:textId="77777777" w:rsidR="00C8025F" w:rsidRPr="00475B96" w:rsidRDefault="00C8025F" w:rsidP="00475B96">
      <w:pPr>
        <w:pStyle w:val="BodyText"/>
      </w:pPr>
    </w:p>
    <w:p w14:paraId="5CC03168" w14:textId="458BE80A" w:rsidR="001D45E4" w:rsidRPr="00475B96" w:rsidRDefault="00064B6A" w:rsidP="00C8025F">
      <w:pPr>
        <w:pStyle w:val="Heading4"/>
      </w:pPr>
      <w:bookmarkStart w:id="10" w:name="_Hlk214368706"/>
      <w:r w:rsidRPr="00475B96">
        <w:t>204.208</w:t>
      </w:r>
      <w:r w:rsidR="001F0967" w:rsidRPr="00475B96">
        <w:t>-</w:t>
      </w:r>
      <w:proofErr w:type="gramStart"/>
      <w:r w:rsidR="001F0967" w:rsidRPr="00475B96">
        <w:t>70</w:t>
      </w:r>
      <w:r w:rsidRPr="00475B96">
        <w:t xml:space="preserve">  </w:t>
      </w:r>
      <w:bookmarkEnd w:id="10"/>
      <w:r w:rsidRPr="00475B96">
        <w:t>Solicitation</w:t>
      </w:r>
      <w:proofErr w:type="gramEnd"/>
      <w:r w:rsidRPr="00475B96">
        <w:t xml:space="preserve"> provisions and contract clauses.</w:t>
      </w:r>
      <w:r w:rsidR="001F0967" w:rsidRPr="00475B96">
        <w:t xml:space="preserve">  </w:t>
      </w:r>
    </w:p>
    <w:p w14:paraId="40D3EFE6" w14:textId="31F764B2" w:rsidR="00064B6A" w:rsidRPr="00475B96" w:rsidRDefault="001F0967" w:rsidP="00EE5134">
      <w:r w:rsidRPr="00475B96">
        <w:t>W</w:t>
      </w:r>
      <w:r w:rsidR="00064B6A" w:rsidRPr="00475B96">
        <w:t>hen using the provision at FAR 52.204-7, System for Award Management</w:t>
      </w:r>
      <w:r w:rsidR="002026CE" w:rsidRPr="00475B96">
        <w:t>—</w:t>
      </w:r>
      <w:r w:rsidR="00064B6A" w:rsidRPr="00475B96">
        <w:t>Registration—</w:t>
      </w:r>
    </w:p>
    <w:p w14:paraId="1DA71530" w14:textId="77777777" w:rsidR="00064B6A" w:rsidRPr="00475B96" w:rsidRDefault="00064B6A" w:rsidP="00EE5134"/>
    <w:p w14:paraId="2DE4829E" w14:textId="3AF64045" w:rsidR="00064B6A" w:rsidRPr="00475B96" w:rsidRDefault="00064B6A" w:rsidP="00EE5134">
      <w:r w:rsidRPr="00475B96">
        <w:tab/>
      </w:r>
      <w:r w:rsidR="007944C1" w:rsidRPr="00475B96">
        <w:tab/>
      </w:r>
      <w:r w:rsidRPr="00475B96">
        <w:t>(</w:t>
      </w:r>
      <w:r w:rsidR="001F0967" w:rsidRPr="00475B96">
        <w:t>a</w:t>
      </w:r>
      <w:r w:rsidRPr="00475B96">
        <w:t>)  Insert the provision with 252.204-7</w:t>
      </w:r>
      <w:r w:rsidR="00D4171A">
        <w:t>998</w:t>
      </w:r>
      <w:r w:rsidRPr="00475B96">
        <w:t>, Alternate A, Annual Representations and Certifications; and</w:t>
      </w:r>
    </w:p>
    <w:p w14:paraId="3273B95F" w14:textId="1508DB73" w:rsidR="00064B6A" w:rsidRPr="00475B96" w:rsidRDefault="00064B6A" w:rsidP="00EE5134"/>
    <w:p w14:paraId="1C9B406A" w14:textId="6163CF9B" w:rsidR="00064B6A" w:rsidRPr="00475B96" w:rsidRDefault="007944C1" w:rsidP="00EE5134">
      <w:r w:rsidRPr="00475B96">
        <w:tab/>
      </w:r>
      <w:r w:rsidR="00064B6A" w:rsidRPr="00475B96">
        <w:tab/>
        <w:t>(</w:t>
      </w:r>
      <w:r w:rsidR="001F0967" w:rsidRPr="00475B96">
        <w:t>b</w:t>
      </w:r>
      <w:r w:rsidR="00064B6A" w:rsidRPr="00475B96">
        <w:t xml:space="preserve">) </w:t>
      </w:r>
      <w:r w:rsidR="00747770" w:rsidRPr="00475B96">
        <w:t xml:space="preserve"> </w:t>
      </w:r>
      <w:r w:rsidR="00064B6A" w:rsidRPr="00475B96">
        <w:t xml:space="preserve">Do not include the following provisions separately in the solicitation, which </w:t>
      </w:r>
      <w:proofErr w:type="gramStart"/>
      <w:r w:rsidR="00064B6A" w:rsidRPr="00475B96">
        <w:t>are included</w:t>
      </w:r>
      <w:proofErr w:type="gramEnd"/>
      <w:r w:rsidR="00064B6A" w:rsidRPr="00475B96">
        <w:t xml:space="preserve"> in DFARS 252.204-7</w:t>
      </w:r>
      <w:r w:rsidR="00D4171A">
        <w:t>998</w:t>
      </w:r>
      <w:r w:rsidR="00064B6A" w:rsidRPr="00475B96">
        <w:t>:</w:t>
      </w:r>
    </w:p>
    <w:p w14:paraId="0B02E041" w14:textId="77777777" w:rsidR="00064B6A" w:rsidRPr="00475B96" w:rsidRDefault="00064B6A" w:rsidP="00EE5134"/>
    <w:p w14:paraId="0861C481" w14:textId="3E517209" w:rsidR="00064B6A" w:rsidRPr="00475B96" w:rsidRDefault="00064B6A" w:rsidP="00EE5134">
      <w:r w:rsidRPr="00475B96">
        <w:tab/>
      </w:r>
      <w:r w:rsidR="007944C1" w:rsidRPr="00475B96">
        <w:tab/>
      </w:r>
      <w:r w:rsidRPr="00475B96">
        <w:tab/>
        <w:t>(</w:t>
      </w:r>
      <w:r w:rsidR="001F0967" w:rsidRPr="00475B96">
        <w:t>1</w:t>
      </w:r>
      <w:r w:rsidRPr="00475B96">
        <w:t>) 252.204-7016, Covered Defense Telecommunications Equipment or Services—Representation.</w:t>
      </w:r>
    </w:p>
    <w:p w14:paraId="29BC46C1" w14:textId="77777777" w:rsidR="00064B6A" w:rsidRPr="00475B96" w:rsidRDefault="00064B6A" w:rsidP="00EE5134"/>
    <w:p w14:paraId="36F3354D" w14:textId="55908AD3" w:rsidR="00064B6A" w:rsidRPr="00475B96" w:rsidRDefault="00064B6A" w:rsidP="00EE5134">
      <w:r w:rsidRPr="00475B96">
        <w:tab/>
      </w:r>
      <w:r w:rsidR="007944C1" w:rsidRPr="00475B96">
        <w:tab/>
      </w:r>
      <w:r w:rsidRPr="00475B96">
        <w:tab/>
        <w:t>(</w:t>
      </w:r>
      <w:r w:rsidR="001F0967" w:rsidRPr="00475B96">
        <w:t>2</w:t>
      </w:r>
      <w:r w:rsidRPr="00475B96">
        <w:t>) 252.209-7002, Disclosure of Ownership or Control by a Foreign Government.</w:t>
      </w:r>
    </w:p>
    <w:p w14:paraId="2B50A6FC" w14:textId="77777777" w:rsidR="00064B6A" w:rsidRPr="00475B96" w:rsidRDefault="00064B6A" w:rsidP="00EE5134"/>
    <w:p w14:paraId="5022ED7C" w14:textId="252AAC67" w:rsidR="00064B6A" w:rsidRPr="00475B96" w:rsidRDefault="00064B6A" w:rsidP="00EE5134">
      <w:r w:rsidRPr="00475B96">
        <w:tab/>
      </w:r>
      <w:r w:rsidR="007944C1" w:rsidRPr="00475B96">
        <w:tab/>
      </w:r>
      <w:r w:rsidRPr="00475B96">
        <w:tab/>
        <w:t>(</w:t>
      </w:r>
      <w:r w:rsidR="001F0967" w:rsidRPr="00475B96">
        <w:t>3</w:t>
      </w:r>
      <w:r w:rsidRPr="00475B96">
        <w:t>) 252.216-7008, Economic Price Adjustment—Wage Rates or Material Prices Controlled by a Foreign Government—Representation.</w:t>
      </w:r>
    </w:p>
    <w:p w14:paraId="66FD8303" w14:textId="77777777" w:rsidR="00064B6A" w:rsidRPr="00475B96" w:rsidRDefault="00064B6A" w:rsidP="00EE5134"/>
    <w:p w14:paraId="2698098B" w14:textId="7124A689" w:rsidR="00064B6A" w:rsidRPr="00475B96" w:rsidRDefault="00064B6A" w:rsidP="00EE5134">
      <w:r w:rsidRPr="00475B96">
        <w:tab/>
      </w:r>
      <w:r w:rsidR="007944C1" w:rsidRPr="00475B96">
        <w:tab/>
      </w:r>
      <w:r w:rsidRPr="00475B96">
        <w:tab/>
        <w:t>(</w:t>
      </w:r>
      <w:r w:rsidR="001F0967" w:rsidRPr="00475B96">
        <w:t>4</w:t>
      </w:r>
      <w:r w:rsidRPr="00475B96">
        <w:t>) 252.225-7000, Buy American—Balance of Payments Program Certificate.</w:t>
      </w:r>
    </w:p>
    <w:p w14:paraId="31B2F236" w14:textId="77777777" w:rsidR="00064B6A" w:rsidRPr="00475B96" w:rsidRDefault="00064B6A" w:rsidP="00EE5134"/>
    <w:p w14:paraId="3902DDDB" w14:textId="2615BBAD" w:rsidR="00064B6A" w:rsidRPr="00475B96" w:rsidRDefault="00064B6A" w:rsidP="00EE5134">
      <w:r w:rsidRPr="00475B96">
        <w:tab/>
      </w:r>
      <w:r w:rsidR="007944C1" w:rsidRPr="00475B96">
        <w:tab/>
      </w:r>
      <w:r w:rsidRPr="00475B96">
        <w:tab/>
        <w:t>(</w:t>
      </w:r>
      <w:r w:rsidR="001F0967" w:rsidRPr="00475B96">
        <w:t>5</w:t>
      </w:r>
      <w:r w:rsidRPr="00475B96">
        <w:t>) 252.225-7020, Trade Agreements Certificate.</w:t>
      </w:r>
    </w:p>
    <w:p w14:paraId="3E05E50A" w14:textId="77777777" w:rsidR="00064B6A" w:rsidRPr="00475B96" w:rsidRDefault="00064B6A" w:rsidP="00EE5134"/>
    <w:p w14:paraId="0330793E" w14:textId="2ACD9086" w:rsidR="00064B6A" w:rsidRPr="00475B96" w:rsidRDefault="007944C1" w:rsidP="00EE5134">
      <w:r w:rsidRPr="00475B96">
        <w:tab/>
      </w:r>
      <w:r w:rsidR="00064B6A" w:rsidRPr="00475B96">
        <w:tab/>
      </w:r>
      <w:r w:rsidR="001F0967" w:rsidRPr="00475B96">
        <w:tab/>
      </w:r>
      <w:r w:rsidR="00064B6A" w:rsidRPr="00475B96">
        <w:t>(</w:t>
      </w:r>
      <w:r w:rsidR="001F0967" w:rsidRPr="00475B96">
        <w:t>6</w:t>
      </w:r>
      <w:r w:rsidR="00064B6A" w:rsidRPr="00475B96">
        <w:t>) 252.225-7031, Secondary Arab Boycott of Israel.</w:t>
      </w:r>
    </w:p>
    <w:p w14:paraId="75A7F35F" w14:textId="77777777" w:rsidR="00064B6A" w:rsidRPr="00475B96" w:rsidRDefault="00064B6A" w:rsidP="00EE5134"/>
    <w:p w14:paraId="47307807" w14:textId="2B2E32C2" w:rsidR="00064B6A" w:rsidRPr="00475B96" w:rsidRDefault="00064B6A" w:rsidP="00EE5134">
      <w:r w:rsidRPr="00475B96">
        <w:tab/>
      </w:r>
      <w:r w:rsidR="007944C1" w:rsidRPr="00475B96">
        <w:tab/>
      </w:r>
      <w:r w:rsidRPr="00475B96">
        <w:tab/>
        <w:t>(</w:t>
      </w:r>
      <w:r w:rsidR="001F0967" w:rsidRPr="00475B96">
        <w:t>7</w:t>
      </w:r>
      <w:r w:rsidRPr="00475B96">
        <w:t>) 252.225-7035, Buy American—Free Trade Agreements—Balance of Payments Program Certificate.</w:t>
      </w:r>
    </w:p>
    <w:p w14:paraId="29798055" w14:textId="77777777" w:rsidR="00064B6A" w:rsidRPr="00475B96" w:rsidRDefault="00064B6A" w:rsidP="00EE5134"/>
    <w:p w14:paraId="353D03E9" w14:textId="265DFA4B" w:rsidR="00064B6A" w:rsidRPr="00475B96" w:rsidRDefault="00064B6A" w:rsidP="00EE5134">
      <w:r w:rsidRPr="00475B96">
        <w:tab/>
      </w:r>
      <w:r w:rsidR="007944C1" w:rsidRPr="00475B96">
        <w:tab/>
      </w:r>
      <w:r w:rsidRPr="00475B96">
        <w:tab/>
        <w:t>(</w:t>
      </w:r>
      <w:r w:rsidR="001F0967" w:rsidRPr="00475B96">
        <w:t>8</w:t>
      </w:r>
      <w:r w:rsidRPr="00475B96">
        <w:t>) 252.225-7042, Authorization to Perform.</w:t>
      </w:r>
    </w:p>
    <w:p w14:paraId="00CBE2FB" w14:textId="77777777" w:rsidR="00064B6A" w:rsidRPr="00475B96" w:rsidRDefault="00064B6A" w:rsidP="00EE5134"/>
    <w:p w14:paraId="28CF68CA" w14:textId="7E57E376" w:rsidR="00064B6A" w:rsidRPr="00475B96" w:rsidRDefault="00064B6A" w:rsidP="00EE5134">
      <w:r w:rsidRPr="00475B96">
        <w:tab/>
      </w:r>
      <w:r w:rsidR="007944C1" w:rsidRPr="00475B96">
        <w:tab/>
      </w:r>
      <w:r w:rsidRPr="00475B96">
        <w:tab/>
        <w:t>(</w:t>
      </w:r>
      <w:r w:rsidR="001F0967" w:rsidRPr="00475B96">
        <w:t>9</w:t>
      </w:r>
      <w:r w:rsidRPr="00475B96">
        <w:t>) 252.225-7049, Prohibition on Acquisition of Certain Foreign Commercial Satellite Services—Representations.</w:t>
      </w:r>
    </w:p>
    <w:p w14:paraId="37F3CA4D" w14:textId="77777777" w:rsidR="00064B6A" w:rsidRPr="00475B96" w:rsidRDefault="00064B6A" w:rsidP="00EE5134"/>
    <w:p w14:paraId="1EA4C4CD" w14:textId="0CBE2C5E" w:rsidR="00064B6A" w:rsidRPr="00475B96" w:rsidRDefault="00064B6A" w:rsidP="00EE5134">
      <w:r w:rsidRPr="00475B96">
        <w:tab/>
      </w:r>
      <w:r w:rsidR="007944C1" w:rsidRPr="00475B96">
        <w:tab/>
      </w:r>
      <w:r w:rsidRPr="00475B96">
        <w:tab/>
        <w:t>(</w:t>
      </w:r>
      <w:r w:rsidR="001F0967" w:rsidRPr="00475B96">
        <w:t>10</w:t>
      </w:r>
      <w:r w:rsidRPr="00475B96">
        <w:t>) 252.225-7050, Disclosure of Ownership or Control by the Government of a Country that is a State Sponsor of Terrorism.</w:t>
      </w:r>
    </w:p>
    <w:p w14:paraId="321EBFF2" w14:textId="77777777" w:rsidR="00064B6A" w:rsidRPr="00475B96" w:rsidRDefault="00064B6A" w:rsidP="00EE5134"/>
    <w:p w14:paraId="60B667BA" w14:textId="76B8C76B" w:rsidR="00064B6A" w:rsidRPr="00475B96" w:rsidRDefault="00064B6A" w:rsidP="00EE5134">
      <w:r w:rsidRPr="00475B96">
        <w:tab/>
      </w:r>
      <w:r w:rsidR="007944C1" w:rsidRPr="00475B96">
        <w:tab/>
      </w:r>
      <w:r w:rsidRPr="00475B96">
        <w:tab/>
        <w:t>(</w:t>
      </w:r>
      <w:r w:rsidR="001F0967" w:rsidRPr="00475B96">
        <w:t>11</w:t>
      </w:r>
      <w:r w:rsidRPr="00475B96">
        <w:t>) 252.226-7002, Representation for Demonstration Project for Contractors Employing Persons with Disabilities.</w:t>
      </w:r>
    </w:p>
    <w:p w14:paraId="50B628FB" w14:textId="77777777" w:rsidR="00064B6A" w:rsidRPr="00475B96" w:rsidRDefault="00064B6A" w:rsidP="00EE5134"/>
    <w:p w14:paraId="774EF9ED" w14:textId="29C759B2" w:rsidR="00064B6A" w:rsidRPr="00475B96" w:rsidRDefault="00064B6A" w:rsidP="00EE5134">
      <w:r w:rsidRPr="00475B96">
        <w:tab/>
      </w:r>
      <w:r w:rsidR="007944C1" w:rsidRPr="00475B96">
        <w:tab/>
      </w:r>
      <w:r w:rsidRPr="00475B96">
        <w:tab/>
        <w:t>(</w:t>
      </w:r>
      <w:r w:rsidR="001F0967" w:rsidRPr="00475B96">
        <w:t>12</w:t>
      </w:r>
      <w:r w:rsidRPr="00475B96">
        <w:t>) 252.229-7012, Tax Exemptions (Italy)—Representation.</w:t>
      </w:r>
    </w:p>
    <w:p w14:paraId="2BD6E3A6" w14:textId="77777777" w:rsidR="00064B6A" w:rsidRPr="00475B96" w:rsidRDefault="00064B6A" w:rsidP="00EE5134"/>
    <w:p w14:paraId="6DE8162B" w14:textId="5FC8C506" w:rsidR="00064B6A" w:rsidRPr="00475B96" w:rsidRDefault="00064B6A" w:rsidP="00EE5134">
      <w:r w:rsidRPr="00475B96">
        <w:tab/>
      </w:r>
      <w:r w:rsidR="007944C1" w:rsidRPr="00475B96">
        <w:tab/>
      </w:r>
      <w:r w:rsidRPr="00475B96">
        <w:tab/>
        <w:t>(</w:t>
      </w:r>
      <w:r w:rsidR="001F0967" w:rsidRPr="00475B96">
        <w:t>13</w:t>
      </w:r>
      <w:r w:rsidRPr="00475B96">
        <w:t>) 252.229-7013, Tax Exemptions (Spain)—Representation.</w:t>
      </w:r>
    </w:p>
    <w:p w14:paraId="7BA758AB" w14:textId="77777777" w:rsidR="00064B6A" w:rsidRPr="00475B96" w:rsidRDefault="00064B6A" w:rsidP="00EE5134"/>
    <w:p w14:paraId="5E018B6F" w14:textId="343B5C55" w:rsidR="00064B6A" w:rsidRPr="00475B96" w:rsidRDefault="00064B6A" w:rsidP="00EE5134">
      <w:r w:rsidRPr="00475B96">
        <w:tab/>
      </w:r>
      <w:r w:rsidR="007944C1" w:rsidRPr="00475B96">
        <w:tab/>
      </w:r>
      <w:r w:rsidRPr="00475B96">
        <w:tab/>
        <w:t>(</w:t>
      </w:r>
      <w:r w:rsidR="001F0967" w:rsidRPr="00475B96">
        <w:t>14</w:t>
      </w:r>
      <w:r w:rsidRPr="00475B96">
        <w:t>) 252.232-7015, Performance-Based Payments—Representation.</w:t>
      </w:r>
    </w:p>
    <w:p w14:paraId="748DBFC9" w14:textId="77777777" w:rsidR="00064B6A" w:rsidRPr="00475B96" w:rsidRDefault="00064B6A" w:rsidP="00EE5134"/>
    <w:p w14:paraId="6EC78FE1" w14:textId="54C5D664" w:rsidR="00FF5223" w:rsidRPr="00475B96" w:rsidRDefault="00FF5223" w:rsidP="00EE5134">
      <w:pPr>
        <w:pStyle w:val="Heading4"/>
      </w:pPr>
      <w:r w:rsidRPr="00475B96">
        <w:t>204.208-</w:t>
      </w:r>
      <w:proofErr w:type="gramStart"/>
      <w:r w:rsidRPr="00475B96">
        <w:t>7</w:t>
      </w:r>
      <w:r w:rsidR="003C05C9" w:rsidRPr="00475B96">
        <w:t>1</w:t>
      </w:r>
      <w:r w:rsidRPr="00475B96">
        <w:t xml:space="preserve">  Additional</w:t>
      </w:r>
      <w:proofErr w:type="gramEnd"/>
      <w:r w:rsidRPr="00475B96">
        <w:t xml:space="preserve"> contract clauses.</w:t>
      </w:r>
    </w:p>
    <w:p w14:paraId="78E79CED" w14:textId="77777777" w:rsidR="00FF5223" w:rsidRPr="00475B96" w:rsidRDefault="00FF5223" w:rsidP="00EE5134"/>
    <w:p w14:paraId="687C2968" w14:textId="64520AF5" w:rsidR="00FF5223" w:rsidRPr="00475B96" w:rsidRDefault="00FF5223" w:rsidP="00EE5134">
      <w:r w:rsidRPr="00475B96">
        <w:tab/>
        <w:t>(a)  Insert</w:t>
      </w:r>
      <w:r w:rsidRPr="00475B96">
        <w:rPr>
          <w:b/>
          <w:bCs/>
        </w:rPr>
        <w:t xml:space="preserve"> </w:t>
      </w:r>
      <w:r w:rsidRPr="00475B96">
        <w:t>the basic or the alternate of the clause at 252.204-7023, Reporting Requirements for Contracted Services, in solicitations, contracts, agreements, and orders, including solicitations and contracts using FAR part 12 procedures for the acquisition of commercial products and commercial services, that—</w:t>
      </w:r>
    </w:p>
    <w:p w14:paraId="7E4D579D" w14:textId="77777777" w:rsidR="00FF5223" w:rsidRPr="00475B96" w:rsidRDefault="00FF5223" w:rsidP="00EE5134"/>
    <w:p w14:paraId="78272442" w14:textId="3A7B504A" w:rsidR="00FF5223" w:rsidRPr="00475B96" w:rsidRDefault="00FF5223" w:rsidP="00EE5134">
      <w:r w:rsidRPr="00475B96">
        <w:tab/>
      </w:r>
      <w:r w:rsidRPr="00475B96">
        <w:tab/>
        <w:t>(</w:t>
      </w:r>
      <w:r w:rsidR="001F0967" w:rsidRPr="00475B96">
        <w:t>1</w:t>
      </w:r>
      <w:r w:rsidRPr="00475B96">
        <w:t>) Have a total estimated value, including options, that exceeds $3 million; and</w:t>
      </w:r>
    </w:p>
    <w:p w14:paraId="10A6EC7E" w14:textId="77777777" w:rsidR="00FF5223" w:rsidRPr="00475B96" w:rsidRDefault="00FF5223" w:rsidP="00EE5134"/>
    <w:p w14:paraId="6ECB62A1" w14:textId="27C40751" w:rsidR="00FF5223" w:rsidRPr="00475B96" w:rsidRDefault="00FF5223" w:rsidP="00EE5134">
      <w:r w:rsidRPr="00475B96">
        <w:tab/>
      </w:r>
      <w:r w:rsidRPr="00475B96">
        <w:tab/>
        <w:t>(</w:t>
      </w:r>
      <w:r w:rsidR="001F0967" w:rsidRPr="00475B96">
        <w:t>2</w:t>
      </w:r>
      <w:r w:rsidRPr="00475B96">
        <w:t>) Are for services in the following service acquisition portfolio groups:</w:t>
      </w:r>
    </w:p>
    <w:p w14:paraId="0B93B7EC" w14:textId="77777777" w:rsidR="00FF5223" w:rsidRPr="00475B96" w:rsidRDefault="00FF5223" w:rsidP="00EE5134"/>
    <w:p w14:paraId="3D038EE8" w14:textId="26597F80" w:rsidR="00FF5223" w:rsidRPr="00475B96" w:rsidRDefault="00FF5223" w:rsidP="00EE5134">
      <w:r w:rsidRPr="00475B96">
        <w:tab/>
      </w:r>
      <w:r w:rsidRPr="00475B96">
        <w:tab/>
      </w:r>
      <w:r w:rsidRPr="00475B96">
        <w:tab/>
        <w:t>(</w:t>
      </w:r>
      <w:r w:rsidR="001F0967" w:rsidRPr="00475B96">
        <w:t>i</w:t>
      </w:r>
      <w:r w:rsidRPr="00475B96">
        <w:t>) Logistics management services.</w:t>
      </w:r>
    </w:p>
    <w:p w14:paraId="4C8E40A2" w14:textId="77777777" w:rsidR="00FF5223" w:rsidRPr="00475B96" w:rsidRDefault="00FF5223" w:rsidP="00EE5134"/>
    <w:p w14:paraId="08526557" w14:textId="527D1981" w:rsidR="00FF5223" w:rsidRPr="00475B96" w:rsidRDefault="00FF5223" w:rsidP="00EE5134">
      <w:r w:rsidRPr="00475B96">
        <w:tab/>
      </w:r>
      <w:r w:rsidRPr="00475B96">
        <w:tab/>
      </w:r>
      <w:r w:rsidRPr="00475B96">
        <w:tab/>
        <w:t>(</w:t>
      </w:r>
      <w:r w:rsidR="001F0967" w:rsidRPr="00475B96">
        <w:t>ii</w:t>
      </w:r>
      <w:r w:rsidRPr="00475B96">
        <w:t>) Equipment-related services.</w:t>
      </w:r>
    </w:p>
    <w:p w14:paraId="5C066FF4" w14:textId="77777777" w:rsidR="00FF5223" w:rsidRPr="00475B96" w:rsidRDefault="00FF5223" w:rsidP="00EE5134"/>
    <w:p w14:paraId="7E01CA10" w14:textId="2448590F" w:rsidR="00FF5223" w:rsidRPr="00475B96" w:rsidRDefault="00FF5223" w:rsidP="00EE5134">
      <w:r w:rsidRPr="00475B96">
        <w:tab/>
      </w:r>
      <w:r w:rsidRPr="00475B96">
        <w:tab/>
      </w:r>
      <w:r w:rsidRPr="00475B96">
        <w:tab/>
        <w:t>(</w:t>
      </w:r>
      <w:r w:rsidR="001F0967" w:rsidRPr="00475B96">
        <w:t>iii</w:t>
      </w:r>
      <w:r w:rsidRPr="00475B96">
        <w:t>) Knowledge-based services.</w:t>
      </w:r>
    </w:p>
    <w:p w14:paraId="25B1D3A1" w14:textId="77777777" w:rsidR="00FF5223" w:rsidRPr="00475B96" w:rsidRDefault="00FF5223" w:rsidP="00EE5134"/>
    <w:p w14:paraId="32109F3B" w14:textId="783D7C0A" w:rsidR="00FF5223" w:rsidRPr="00475B96" w:rsidRDefault="00FF5223" w:rsidP="00EE5134">
      <w:r w:rsidRPr="00475B96">
        <w:tab/>
      </w:r>
      <w:r w:rsidRPr="00475B96">
        <w:tab/>
      </w:r>
      <w:r w:rsidRPr="00475B96">
        <w:tab/>
        <w:t>(</w:t>
      </w:r>
      <w:r w:rsidR="001F0967" w:rsidRPr="00475B96">
        <w:t>iv</w:t>
      </w:r>
      <w:r w:rsidRPr="00475B96">
        <w:t>) Electronics and communications services.</w:t>
      </w:r>
    </w:p>
    <w:p w14:paraId="42B968CF" w14:textId="77777777" w:rsidR="00FF5223" w:rsidRPr="00475B96" w:rsidRDefault="00FF5223" w:rsidP="00EE5134"/>
    <w:p w14:paraId="5DF6A6E3" w14:textId="69CC77E7" w:rsidR="00FF5223" w:rsidRPr="00475B96" w:rsidRDefault="00FF5223" w:rsidP="00EE5134">
      <w:r w:rsidRPr="00475B96">
        <w:tab/>
      </w:r>
      <w:r w:rsidRPr="00475B96">
        <w:tab/>
      </w:r>
      <w:bookmarkStart w:id="11" w:name="_Hlk216192583"/>
      <w:r w:rsidRPr="00475B96">
        <w:t>(</w:t>
      </w:r>
      <w:r w:rsidR="001F0967" w:rsidRPr="00475B96">
        <w:t>b</w:t>
      </w:r>
      <w:r w:rsidRPr="00475B96">
        <w:t xml:space="preserve">) </w:t>
      </w:r>
      <w:r w:rsidR="00BE70F4" w:rsidRPr="00475B96">
        <w:t xml:space="preserve"> </w:t>
      </w:r>
      <w:r w:rsidRPr="00475B96">
        <w:t>Insert the basic clause in solicitations and contracts, except solicitations and resultant awards of indefinite-delivery contracts, and orders placed under non-DoD contracts that meet the criteria in paragraph (a)(1) of this section.</w:t>
      </w:r>
    </w:p>
    <w:p w14:paraId="5A6D3C90" w14:textId="77777777" w:rsidR="00FF5223" w:rsidRPr="00475B96" w:rsidRDefault="00FF5223" w:rsidP="00EE5134"/>
    <w:p w14:paraId="2BB941F2" w14:textId="6420C4E3" w:rsidR="00FF5223" w:rsidRPr="00475B96" w:rsidRDefault="00FF5223" w:rsidP="00EE5134">
      <w:r w:rsidRPr="00475B96">
        <w:tab/>
      </w:r>
      <w:r w:rsidRPr="00475B96">
        <w:tab/>
        <w:t>(</w:t>
      </w:r>
      <w:r w:rsidR="001F0967" w:rsidRPr="00475B96">
        <w:t>c</w:t>
      </w:r>
      <w:r w:rsidRPr="00475B96">
        <w:t xml:space="preserve">) </w:t>
      </w:r>
      <w:r w:rsidR="00BE70F4" w:rsidRPr="00475B96">
        <w:t xml:space="preserve"> </w:t>
      </w:r>
      <w:r w:rsidRPr="00475B96">
        <w:t>Insert the alternate I clause in solicitations and resultant awards of indefinite-delivery contracts, basic ordering agreements, and bla</w:t>
      </w:r>
      <w:bookmarkEnd w:id="11"/>
      <w:r w:rsidRPr="00475B96">
        <w:t xml:space="preserve">nket purchase agreements, when one or more of the orders under the contract or agreement </w:t>
      </w:r>
      <w:proofErr w:type="gramStart"/>
      <w:r w:rsidRPr="00475B96">
        <w:t>are expected</w:t>
      </w:r>
      <w:proofErr w:type="gramEnd"/>
      <w:r w:rsidRPr="00475B96">
        <w:t xml:space="preserve"> to meet the criteria in paragraph (a)(1) of this section.</w:t>
      </w:r>
    </w:p>
    <w:p w14:paraId="2E790DEB" w14:textId="77777777" w:rsidR="00FF5223" w:rsidRPr="00475B96" w:rsidRDefault="00FF5223" w:rsidP="00EE5134"/>
    <w:p w14:paraId="1A6C9F4E" w14:textId="77777777" w:rsidR="008A15FD" w:rsidRPr="00475B96" w:rsidRDefault="008A15FD" w:rsidP="00EE5134">
      <w:pPr>
        <w:pStyle w:val="Heading3"/>
      </w:pPr>
      <w:proofErr w:type="gramStart"/>
      <w:r w:rsidRPr="00475B96">
        <w:t>204.270  Electronic</w:t>
      </w:r>
      <w:proofErr w:type="gramEnd"/>
      <w:r w:rsidRPr="00475B96">
        <w:t xml:space="preserve"> Data Access.</w:t>
      </w:r>
    </w:p>
    <w:p w14:paraId="542841F9" w14:textId="77777777" w:rsidR="008A15FD" w:rsidRPr="00475B96" w:rsidRDefault="008A15FD" w:rsidP="00EE5134">
      <w:r w:rsidRPr="00475B96">
        <w:t>See PGI 204.270 for information on the policies and procedures for the Electronic Data Access (EDA) system.</w:t>
      </w:r>
    </w:p>
    <w:p w14:paraId="54384E4B" w14:textId="77777777" w:rsidR="008A15FD" w:rsidRPr="00475B96" w:rsidRDefault="008A15FD" w:rsidP="00EE5134"/>
    <w:p w14:paraId="50F1429E" w14:textId="77777777" w:rsidR="008A15FD" w:rsidRPr="00475B96" w:rsidRDefault="008A15FD" w:rsidP="00EE5134">
      <w:pPr>
        <w:pStyle w:val="Heading3"/>
      </w:pPr>
      <w:proofErr w:type="gramStart"/>
      <w:r w:rsidRPr="00475B96">
        <w:t>204.271  Contract</w:t>
      </w:r>
      <w:proofErr w:type="gramEnd"/>
      <w:r w:rsidRPr="00475B96">
        <w:t xml:space="preserve"> distribution.</w:t>
      </w:r>
    </w:p>
    <w:p w14:paraId="5BC8381A" w14:textId="54E73807" w:rsidR="008A15FD" w:rsidRPr="00475B96" w:rsidRDefault="008A15FD" w:rsidP="001E0007">
      <w:r w:rsidRPr="00475B96">
        <w:t xml:space="preserve">Contracting officers must distribute one signed copy or reproduction of the signed contract to the contractor, payment office, and </w:t>
      </w:r>
      <w:r w:rsidR="00890EBA" w:rsidRPr="00475B96">
        <w:t>all</w:t>
      </w:r>
      <w:r w:rsidRPr="00475B96">
        <w:t xml:space="preserve"> other entities on the contract distribution list.</w:t>
      </w:r>
      <w:r w:rsidR="000819ED">
        <w:t xml:space="preserve">  </w:t>
      </w:r>
      <w:r w:rsidR="001E0007">
        <w:t xml:space="preserve">See </w:t>
      </w:r>
      <w:proofErr w:type="spellStart"/>
      <w:r w:rsidR="000819ED" w:rsidRPr="00475B96">
        <w:t>PGI</w:t>
      </w:r>
      <w:proofErr w:type="spellEnd"/>
      <w:r w:rsidR="000819ED" w:rsidRPr="00475B96">
        <w:t xml:space="preserve"> 204.271 for </w:t>
      </w:r>
      <w:r w:rsidR="001E0007">
        <w:t xml:space="preserve">guidance on </w:t>
      </w:r>
      <w:r w:rsidR="000819ED" w:rsidRPr="00475B96">
        <w:t>the distribution of contracts and modifications</w:t>
      </w:r>
      <w:r w:rsidR="001E0007">
        <w:t>.</w:t>
      </w:r>
    </w:p>
    <w:p w14:paraId="4BFE46AA" w14:textId="77777777" w:rsidR="001E0007" w:rsidRDefault="001E0007" w:rsidP="00EE5134">
      <w:pPr>
        <w:pStyle w:val="Subpart"/>
        <w:rPr>
          <w:b w:val="0"/>
        </w:rPr>
      </w:pPr>
    </w:p>
    <w:p w14:paraId="63F0CA2B" w14:textId="450E2DC2" w:rsidR="005A73CC" w:rsidRPr="00475B96" w:rsidRDefault="00845400" w:rsidP="00EE5134">
      <w:pPr>
        <w:pStyle w:val="Subpart"/>
      </w:pPr>
      <w:r w:rsidRPr="00475B96">
        <w:t>SUBPART 204.3—POST-AWARD</w:t>
      </w:r>
    </w:p>
    <w:p w14:paraId="57410AD7" w14:textId="77777777" w:rsidR="00150932" w:rsidRPr="00475B96" w:rsidRDefault="00150932" w:rsidP="00EE5134"/>
    <w:p w14:paraId="26A9E112" w14:textId="4C782AFF" w:rsidR="006725C1" w:rsidRPr="00475B96" w:rsidRDefault="005A73CC" w:rsidP="00EE5134">
      <w:pPr>
        <w:pStyle w:val="Heading3"/>
      </w:pPr>
      <w:bookmarkStart w:id="12" w:name="_Hlk213062664"/>
      <w:proofErr w:type="gramStart"/>
      <w:r w:rsidRPr="00475B96">
        <w:t xml:space="preserve">204.301  </w:t>
      </w:r>
      <w:r w:rsidR="006725C1" w:rsidRPr="00475B96">
        <w:t>Contract</w:t>
      </w:r>
      <w:proofErr w:type="gramEnd"/>
      <w:r w:rsidR="006725C1" w:rsidRPr="00475B96">
        <w:t xml:space="preserve"> Reporting</w:t>
      </w:r>
      <w:bookmarkEnd w:id="12"/>
    </w:p>
    <w:p w14:paraId="5CECFF59" w14:textId="43DC92DF" w:rsidR="008D17E9" w:rsidRPr="00475B96" w:rsidRDefault="001C4502" w:rsidP="00EE5134">
      <w:r w:rsidRPr="00475B96">
        <w:t xml:space="preserve">In addition to FAR </w:t>
      </w:r>
      <w:r w:rsidR="004A76E7" w:rsidRPr="00475B96">
        <w:t>4.</w:t>
      </w:r>
      <w:r w:rsidRPr="00475B96">
        <w:t xml:space="preserve">301, </w:t>
      </w:r>
      <w:r w:rsidR="00EE6583" w:rsidRPr="00475B96">
        <w:t xml:space="preserve">see PGI 204.301 for contract reporting policy and </w:t>
      </w:r>
      <w:r w:rsidRPr="00475B96">
        <w:t xml:space="preserve">follow the procedures at PGI 204.301-71 for reporting data to </w:t>
      </w:r>
      <w:r w:rsidR="004A76E7" w:rsidRPr="00475B96">
        <w:t xml:space="preserve">the Federal Procurement Data System (FPDS). </w:t>
      </w:r>
    </w:p>
    <w:p w14:paraId="6EB27C24" w14:textId="77777777" w:rsidR="004A76E7" w:rsidRPr="00475B96" w:rsidRDefault="004A76E7" w:rsidP="00EE5134"/>
    <w:p w14:paraId="5E2C3752" w14:textId="3D287724" w:rsidR="006725C1" w:rsidRPr="00475B96" w:rsidRDefault="00610C35" w:rsidP="00EE5134">
      <w:pPr>
        <w:pStyle w:val="Heading4"/>
      </w:pPr>
      <w:r w:rsidRPr="00475B96">
        <w:t>204.3</w:t>
      </w:r>
      <w:r w:rsidR="007D57F8" w:rsidRPr="00475B96">
        <w:t>01-</w:t>
      </w:r>
      <w:proofErr w:type="gramStart"/>
      <w:r w:rsidR="007D57F8" w:rsidRPr="00475B96">
        <w:t xml:space="preserve">70  </w:t>
      </w:r>
      <w:r w:rsidR="006725C1" w:rsidRPr="00475B96">
        <w:t>General</w:t>
      </w:r>
      <w:proofErr w:type="gramEnd"/>
      <w:r w:rsidR="006725C1" w:rsidRPr="00475B96">
        <w:t>.</w:t>
      </w:r>
    </w:p>
    <w:p w14:paraId="61531F13" w14:textId="4CD67F30" w:rsidR="006725C1" w:rsidRPr="00475B96" w:rsidRDefault="006725C1" w:rsidP="00EE5134">
      <w:r w:rsidRPr="00475B96">
        <w:t xml:space="preserve">See </w:t>
      </w:r>
      <w:hyperlink r:id="rId8" w:anchor="204.602" w:tgtFrame="_blank" w:history="1"/>
      <w:proofErr w:type="spellStart"/>
      <w:r w:rsidR="005A73CC" w:rsidRPr="00475B96">
        <w:t>PGI</w:t>
      </w:r>
      <w:proofErr w:type="spellEnd"/>
      <w:r w:rsidR="005A73CC" w:rsidRPr="00475B96">
        <w:t xml:space="preserve"> 204.301</w:t>
      </w:r>
      <w:r w:rsidR="007D57F8" w:rsidRPr="00475B96">
        <w:t>-70</w:t>
      </w:r>
      <w:r w:rsidRPr="00475B96">
        <w:t xml:space="preserve"> for additional information on FPDS and procedures for resolving technical or policy issues relating to FPDS.</w:t>
      </w:r>
    </w:p>
    <w:p w14:paraId="56E17B9A" w14:textId="77777777" w:rsidR="00150932" w:rsidRPr="00475B96" w:rsidRDefault="00150932" w:rsidP="00EE5134"/>
    <w:p w14:paraId="5ECAE92F" w14:textId="4BC07126" w:rsidR="00B10ABE" w:rsidRPr="00475B96" w:rsidRDefault="007F4049" w:rsidP="00EE5134">
      <w:pPr>
        <w:pStyle w:val="Heading4"/>
      </w:pPr>
      <w:r w:rsidRPr="00475B96">
        <w:lastRenderedPageBreak/>
        <w:t>204.301-</w:t>
      </w:r>
      <w:proofErr w:type="gramStart"/>
      <w:r w:rsidRPr="00475B96">
        <w:t>7</w:t>
      </w:r>
      <w:r w:rsidR="007D57F8" w:rsidRPr="00475B96">
        <w:t>1</w:t>
      </w:r>
      <w:r w:rsidR="005C57DE" w:rsidRPr="00475B96">
        <w:t xml:space="preserve"> </w:t>
      </w:r>
      <w:r w:rsidR="001F0967" w:rsidRPr="00475B96">
        <w:t xml:space="preserve"> </w:t>
      </w:r>
      <w:r w:rsidR="006725C1" w:rsidRPr="00475B96">
        <w:t>Responsibilities</w:t>
      </w:r>
      <w:proofErr w:type="gramEnd"/>
      <w:r w:rsidR="006725C1" w:rsidRPr="00475B96">
        <w:t>.</w:t>
      </w:r>
    </w:p>
    <w:p w14:paraId="7E392492" w14:textId="139DEED8" w:rsidR="00150932" w:rsidRPr="00475B96" w:rsidRDefault="007F4049" w:rsidP="00EE5134">
      <w:r w:rsidRPr="00475B96">
        <w:t>In addition to the requirements at FAR 4.301(f)</w:t>
      </w:r>
      <w:r w:rsidR="00EC19C3" w:rsidRPr="00475B96">
        <w:t>—</w:t>
      </w:r>
    </w:p>
    <w:p w14:paraId="11E47FE4" w14:textId="77777777" w:rsidR="007F4049" w:rsidRPr="00475B96" w:rsidRDefault="007F4049" w:rsidP="00EE5134"/>
    <w:p w14:paraId="0B377DF7" w14:textId="1972DCB2" w:rsidR="006725C1" w:rsidRPr="00475B96" w:rsidRDefault="00B10ABE" w:rsidP="00EE5134">
      <w:r w:rsidRPr="00475B96">
        <w:tab/>
      </w:r>
      <w:r w:rsidR="003406EF" w:rsidRPr="00475B96">
        <w:t>(</w:t>
      </w:r>
      <w:r w:rsidR="007F4049" w:rsidRPr="00475B96">
        <w:t>a</w:t>
      </w:r>
      <w:r w:rsidR="003406EF" w:rsidRPr="00475B96">
        <w:t>)</w:t>
      </w:r>
      <w:r w:rsidR="006725C1" w:rsidRPr="00475B96">
        <w:t xml:space="preserve"> </w:t>
      </w:r>
      <w:r w:rsidR="00FB36A5" w:rsidRPr="00475B96">
        <w:t xml:space="preserve"> </w:t>
      </w:r>
      <w:r w:rsidR="006725C1" w:rsidRPr="00475B96">
        <w:t xml:space="preserve">The process for reporting contract actions to FPDS should, where possible, </w:t>
      </w:r>
      <w:proofErr w:type="gramStart"/>
      <w:r w:rsidR="006725C1" w:rsidRPr="00475B96">
        <w:t>be automated</w:t>
      </w:r>
      <w:proofErr w:type="gramEnd"/>
      <w:r w:rsidR="006725C1" w:rsidRPr="00475B96">
        <w:t xml:space="preserve"> by incorporating it into contract writing systems.</w:t>
      </w:r>
    </w:p>
    <w:p w14:paraId="03770810" w14:textId="77777777" w:rsidR="00150932" w:rsidRPr="00475B96" w:rsidRDefault="00150932" w:rsidP="00EE5134"/>
    <w:p w14:paraId="6AE8235A" w14:textId="7AFECD6C" w:rsidR="006725C1" w:rsidRPr="00475B96" w:rsidRDefault="00005874" w:rsidP="00EE5134">
      <w:r w:rsidRPr="00475B96">
        <w:tab/>
      </w:r>
      <w:r w:rsidR="003406EF" w:rsidRPr="00475B96">
        <w:t>(</w:t>
      </w:r>
      <w:r w:rsidR="007F4049" w:rsidRPr="00475B96">
        <w:t>b</w:t>
      </w:r>
      <w:r w:rsidR="003406EF" w:rsidRPr="00475B96">
        <w:t>)</w:t>
      </w:r>
      <w:r w:rsidR="006725C1" w:rsidRPr="00475B96">
        <w:t xml:space="preserve"> </w:t>
      </w:r>
      <w:r w:rsidR="00FB36A5" w:rsidRPr="00475B96">
        <w:t xml:space="preserve"> </w:t>
      </w:r>
      <w:r w:rsidR="006725C1" w:rsidRPr="00475B96">
        <w:t xml:space="preserve">Data in FPDS </w:t>
      </w:r>
      <w:proofErr w:type="gramStart"/>
      <w:r w:rsidR="006725C1" w:rsidRPr="00475B96">
        <w:t>is stored</w:t>
      </w:r>
      <w:proofErr w:type="gramEnd"/>
      <w:r w:rsidR="006725C1" w:rsidRPr="00475B96">
        <w:t xml:space="preserve"> indefinitely and is electronically retrievable</w:t>
      </w:r>
      <w:r w:rsidR="00CD20DC" w:rsidRPr="00475B96">
        <w:t xml:space="preserve">.  </w:t>
      </w:r>
      <w:r w:rsidR="006725C1" w:rsidRPr="00475B96">
        <w:t>Therefore, the contracting officer may reference the contract action report (CAR) approval date in the associated Government contract file instead of including a paper copy of the electronically submitted CAR in the file</w:t>
      </w:r>
      <w:r w:rsidR="00CD20DC" w:rsidRPr="00475B96">
        <w:t xml:space="preserve">.  </w:t>
      </w:r>
      <w:r w:rsidR="006725C1" w:rsidRPr="00475B96">
        <w:t>Such reference satisfies contract file documentation requirements of</w:t>
      </w:r>
      <w:r w:rsidR="002E1EAA" w:rsidRPr="00475B96">
        <w:t xml:space="preserve"> </w:t>
      </w:r>
      <w:r w:rsidR="005C57DE" w:rsidRPr="00475B96">
        <w:t>FAR 4.101</w:t>
      </w:r>
      <w:r w:rsidR="006725C1" w:rsidRPr="00475B96">
        <w:t>.</w:t>
      </w:r>
    </w:p>
    <w:p w14:paraId="7553CBEC" w14:textId="77777777" w:rsidR="00150932" w:rsidRPr="00475B96" w:rsidRDefault="00150932" w:rsidP="00EE5134"/>
    <w:p w14:paraId="66A11D7E" w14:textId="75AF1222" w:rsidR="006725C1" w:rsidRPr="00475B96" w:rsidRDefault="00005874" w:rsidP="00315EF2">
      <w:r w:rsidRPr="00475B96">
        <w:tab/>
      </w:r>
      <w:r w:rsidR="003406EF" w:rsidRPr="00475B96">
        <w:t>(</w:t>
      </w:r>
      <w:r w:rsidR="007F4049" w:rsidRPr="00475B96">
        <w:t>c</w:t>
      </w:r>
      <w:r w:rsidR="003406EF" w:rsidRPr="00475B96">
        <w:t>)</w:t>
      </w:r>
      <w:r w:rsidR="006725C1" w:rsidRPr="00475B96">
        <w:t xml:space="preserve"> </w:t>
      </w:r>
      <w:r w:rsidR="00FB36A5" w:rsidRPr="00475B96">
        <w:t xml:space="preserve"> </w:t>
      </w:r>
      <w:r w:rsidR="006725C1" w:rsidRPr="00475B96">
        <w:t xml:space="preserve">By December 15th of each year, the chief acquisition officer of each DoD component required to report its contract actions </w:t>
      </w:r>
      <w:r w:rsidR="0030046C" w:rsidRPr="00475B96">
        <w:t>must</w:t>
      </w:r>
      <w:r w:rsidR="006725C1" w:rsidRPr="00475B96">
        <w:t xml:space="preserve"> submit to the Principal Director, Defense Pricing, Contracting, and Acquisition Policy, its annual certification and data validation results for the preceding fiscal year in accordance with the DoD Data Improvement Plan requirements at </w:t>
      </w:r>
      <w:hyperlink r:id="rId9" w:tgtFrame="_blank" w:history="1">
        <w:r w:rsidR="006725C1" w:rsidRPr="00475B96">
          <w:rPr>
            <w:i/>
            <w:iCs/>
            <w:color w:val="0000FF"/>
            <w:u w:val="single"/>
          </w:rPr>
          <w:t>https://www.acq.osd.mil/asda/dpc/ce/cap/index.html</w:t>
        </w:r>
      </w:hyperlink>
      <w:r w:rsidR="00CD20DC" w:rsidRPr="00475B96">
        <w:rPr>
          <w:i/>
          <w:iCs/>
        </w:rPr>
        <w:t xml:space="preserve">.  </w:t>
      </w:r>
      <w:r w:rsidR="006725C1" w:rsidRPr="00475B96">
        <w:t>The Principal Director, Defense Pricing, Contracting, and Acquisition Policy, will submit a consolidated DoD annual certification to the Office of Management and Budget by January 5th of each year.</w:t>
      </w:r>
    </w:p>
    <w:p w14:paraId="0582D1ED" w14:textId="77777777" w:rsidR="00B457E2" w:rsidRPr="00475B96" w:rsidRDefault="00B457E2" w:rsidP="002356B6">
      <w:pPr>
        <w:pStyle w:val="BodyText"/>
        <w:spacing w:after="0"/>
      </w:pPr>
    </w:p>
    <w:p w14:paraId="28EBFFF2" w14:textId="4A285EA0" w:rsidR="00B457E2" w:rsidRPr="00475B96" w:rsidRDefault="00B457E2" w:rsidP="00315EF2">
      <w:pPr>
        <w:pStyle w:val="Heading3"/>
      </w:pPr>
      <w:r w:rsidRPr="00475B96">
        <w:t>204.301-</w:t>
      </w:r>
      <w:proofErr w:type="gramStart"/>
      <w:r w:rsidRPr="00475B96">
        <w:t>72  Reporting</w:t>
      </w:r>
      <w:proofErr w:type="gramEnd"/>
      <w:r w:rsidRPr="00475B96">
        <w:t xml:space="preserve"> data.</w:t>
      </w:r>
    </w:p>
    <w:p w14:paraId="7500C082" w14:textId="36B98E68" w:rsidR="00B457E2" w:rsidRPr="00475B96" w:rsidRDefault="00B457E2" w:rsidP="00081BC5">
      <w:pPr>
        <w:pStyle w:val="BodyText"/>
        <w:spacing w:after="0"/>
      </w:pPr>
      <w:r w:rsidRPr="00475B96">
        <w:t>In addition to FAR 4.301, follow the procedures at PGI 204.301-72 for reporting data to FPDS.</w:t>
      </w:r>
    </w:p>
    <w:p w14:paraId="6F86AE86" w14:textId="77777777" w:rsidR="00EC19C3" w:rsidRPr="00475B96" w:rsidRDefault="00EC19C3" w:rsidP="00315EF2">
      <w:bookmarkStart w:id="13" w:name="_Hlk213074897"/>
    </w:p>
    <w:p w14:paraId="306D3DC5" w14:textId="2740C719" w:rsidR="00774A45" w:rsidRPr="00475B96" w:rsidRDefault="00774A45" w:rsidP="00315EF2">
      <w:pPr>
        <w:pStyle w:val="Heading3"/>
      </w:pPr>
      <w:proofErr w:type="gramStart"/>
      <w:r w:rsidRPr="00475B96">
        <w:t>204.303</w:t>
      </w:r>
      <w:r w:rsidR="007A3799" w:rsidRPr="00475B96">
        <w:t xml:space="preserve">  </w:t>
      </w:r>
      <w:r w:rsidRPr="00475B96">
        <w:t>Service</w:t>
      </w:r>
      <w:proofErr w:type="gramEnd"/>
      <w:r w:rsidRPr="00475B96">
        <w:t xml:space="preserve"> contracts inventory.</w:t>
      </w:r>
    </w:p>
    <w:bookmarkEnd w:id="13"/>
    <w:p w14:paraId="69E7717A" w14:textId="15B89A37" w:rsidR="00774A45" w:rsidRPr="00475B96" w:rsidRDefault="00774A45" w:rsidP="00315EF2"/>
    <w:p w14:paraId="29F20E89" w14:textId="3FC0B7A0" w:rsidR="00250A46" w:rsidRPr="00475B96" w:rsidRDefault="00250A46" w:rsidP="00315EF2">
      <w:pPr>
        <w:pStyle w:val="Heading4"/>
      </w:pPr>
      <w:bookmarkStart w:id="14" w:name="_Hlk218084200"/>
      <w:r w:rsidRPr="00475B96">
        <w:t>204.303-</w:t>
      </w:r>
      <w:proofErr w:type="gramStart"/>
      <w:r w:rsidRPr="00475B96">
        <w:t>70  DoD</w:t>
      </w:r>
      <w:proofErr w:type="gramEnd"/>
      <w:r w:rsidRPr="00475B96">
        <w:t xml:space="preserve"> reporting thresholds.</w:t>
      </w:r>
      <w:bookmarkEnd w:id="14"/>
    </w:p>
    <w:p w14:paraId="35687E50" w14:textId="77777777" w:rsidR="00250A46" w:rsidRPr="00475B96" w:rsidRDefault="00250A46" w:rsidP="00315EF2"/>
    <w:p w14:paraId="6EF93706" w14:textId="7897DAF4" w:rsidR="00774A45" w:rsidRPr="00475B96" w:rsidRDefault="00774A45" w:rsidP="00315EF2">
      <w:r w:rsidRPr="00475B96">
        <w:rPr>
          <w:b/>
          <w:bCs/>
        </w:rPr>
        <w:tab/>
      </w:r>
      <w:r w:rsidRPr="00475B96">
        <w:t xml:space="preserve">(a)  </w:t>
      </w:r>
      <w:r w:rsidRPr="00475B96">
        <w:rPr>
          <w:i/>
          <w:iCs/>
        </w:rPr>
        <w:t>Requirement</w:t>
      </w:r>
      <w:r w:rsidRPr="00475B96">
        <w:t>.  This section prescribes the requirement to report certain contracted services in accordance with 10 U.S.C. 4505.</w:t>
      </w:r>
    </w:p>
    <w:p w14:paraId="69C0DBFC" w14:textId="77777777" w:rsidR="00774A45" w:rsidRPr="00475B96" w:rsidRDefault="00774A45" w:rsidP="00315EF2"/>
    <w:p w14:paraId="26C447A9" w14:textId="472DFC10" w:rsidR="00774A45" w:rsidRPr="00475B96" w:rsidRDefault="00250A46" w:rsidP="00EE5134">
      <w:r w:rsidRPr="00475B96">
        <w:tab/>
      </w:r>
      <w:r w:rsidR="00774A45" w:rsidRPr="00475B96">
        <w:t>(</w:t>
      </w:r>
      <w:r w:rsidRPr="00475B96">
        <w:t>b</w:t>
      </w:r>
      <w:r w:rsidR="00774A45" w:rsidRPr="00475B96">
        <w:t xml:space="preserve">)  </w:t>
      </w:r>
      <w:r w:rsidR="00774A45" w:rsidRPr="00475B96">
        <w:rPr>
          <w:i/>
          <w:iCs/>
        </w:rPr>
        <w:t>Reporting requirements thresholds</w:t>
      </w:r>
      <w:r w:rsidR="00774A45" w:rsidRPr="00475B96">
        <w:t xml:space="preserve">.  Service contractor reporting of information </w:t>
      </w:r>
      <w:proofErr w:type="gramStart"/>
      <w:r w:rsidR="00774A45" w:rsidRPr="00475B96">
        <w:t>is required</w:t>
      </w:r>
      <w:proofErr w:type="gramEnd"/>
      <w:r w:rsidR="00774A45" w:rsidRPr="00475B96">
        <w:t xml:space="preserve"> in the System for Award Management (SAM) when a contract or order—</w:t>
      </w:r>
    </w:p>
    <w:p w14:paraId="52FDF490" w14:textId="77777777" w:rsidR="00774A45" w:rsidRPr="00475B96" w:rsidRDefault="00774A45" w:rsidP="00EE5134"/>
    <w:p w14:paraId="739C0DCE" w14:textId="4A2BCB80" w:rsidR="00774A45" w:rsidRPr="00475B96" w:rsidRDefault="00774A45" w:rsidP="00EE5134">
      <w:r w:rsidRPr="00475B96">
        <w:tab/>
      </w:r>
      <w:r w:rsidR="007944C1" w:rsidRPr="00475B96">
        <w:tab/>
      </w:r>
      <w:r w:rsidRPr="00475B96">
        <w:t>(</w:t>
      </w:r>
      <w:r w:rsidR="00250A46" w:rsidRPr="00475B96">
        <w:t>1</w:t>
      </w:r>
      <w:r w:rsidRPr="00475B96">
        <w:t>) Has a total estimated value, including options, that exceeds $3 million; and</w:t>
      </w:r>
    </w:p>
    <w:p w14:paraId="44CA7B57" w14:textId="77777777" w:rsidR="00774A45" w:rsidRPr="00475B96" w:rsidRDefault="00774A45" w:rsidP="00EE5134"/>
    <w:p w14:paraId="26EA9AD7" w14:textId="316F1042" w:rsidR="00774A45" w:rsidRPr="00475B96" w:rsidRDefault="007944C1" w:rsidP="00EE5134">
      <w:r w:rsidRPr="00475B96">
        <w:tab/>
      </w:r>
      <w:r w:rsidR="00774A45" w:rsidRPr="00475B96">
        <w:tab/>
        <w:t>(</w:t>
      </w:r>
      <w:r w:rsidR="00250A46" w:rsidRPr="00475B96">
        <w:t>2</w:t>
      </w:r>
      <w:r w:rsidR="00774A45" w:rsidRPr="00475B96">
        <w:t>) Is for services in the following service acquisition portfolio groups (see PGI 204.303</w:t>
      </w:r>
      <w:r w:rsidR="003F67E5" w:rsidRPr="00475B96">
        <w:t>-70</w:t>
      </w:r>
      <w:r w:rsidR="00774A45" w:rsidRPr="00475B96">
        <w:t>(b)(</w:t>
      </w:r>
      <w:r w:rsidR="00FF6677" w:rsidRPr="00475B96">
        <w:t>2</w:t>
      </w:r>
      <w:r w:rsidR="00774A45" w:rsidRPr="00475B96">
        <w:t>)) for a list of applicable product and service codes):</w:t>
      </w:r>
    </w:p>
    <w:p w14:paraId="1142E29B" w14:textId="77777777" w:rsidR="00774A45" w:rsidRPr="00475B96" w:rsidRDefault="00774A45" w:rsidP="00EE5134"/>
    <w:p w14:paraId="4DFC0623" w14:textId="3F9DEA37" w:rsidR="00774A45" w:rsidRPr="00475B96" w:rsidRDefault="00774A45" w:rsidP="00EE5134">
      <w:r w:rsidRPr="00475B96">
        <w:tab/>
      </w:r>
      <w:r w:rsidRPr="00475B96">
        <w:tab/>
      </w:r>
      <w:r w:rsidR="007944C1" w:rsidRPr="00475B96">
        <w:tab/>
      </w:r>
      <w:r w:rsidRPr="00475B96">
        <w:t>(</w:t>
      </w:r>
      <w:r w:rsidR="00250A46" w:rsidRPr="00475B96">
        <w:t>i</w:t>
      </w:r>
      <w:r w:rsidRPr="00475B96">
        <w:t>) Logistics management services.</w:t>
      </w:r>
    </w:p>
    <w:p w14:paraId="1C0E1B96" w14:textId="77777777" w:rsidR="002C4B0C" w:rsidRPr="00475B96" w:rsidRDefault="002C4B0C" w:rsidP="00EE5134"/>
    <w:p w14:paraId="58843E89" w14:textId="282F0D75" w:rsidR="00774A45" w:rsidRPr="00475B96" w:rsidRDefault="007944C1" w:rsidP="00EE5134">
      <w:r w:rsidRPr="00475B96">
        <w:tab/>
      </w:r>
      <w:r w:rsidRPr="00475B96">
        <w:tab/>
      </w:r>
      <w:r w:rsidRPr="00475B96">
        <w:tab/>
      </w:r>
      <w:r w:rsidR="00774A45" w:rsidRPr="00475B96">
        <w:t>(</w:t>
      </w:r>
      <w:r w:rsidR="00250A46" w:rsidRPr="00475B96">
        <w:t>ii)</w:t>
      </w:r>
      <w:r w:rsidR="00774A45" w:rsidRPr="00475B96">
        <w:t xml:space="preserve"> Equipment-related services.</w:t>
      </w:r>
    </w:p>
    <w:p w14:paraId="6574D8EE" w14:textId="77777777" w:rsidR="002C4B0C" w:rsidRPr="00475B96" w:rsidRDefault="002C4B0C" w:rsidP="00EE5134"/>
    <w:p w14:paraId="645FF518" w14:textId="3024144D" w:rsidR="00774A45" w:rsidRPr="00475B96" w:rsidRDefault="007944C1" w:rsidP="00EE5134">
      <w:r w:rsidRPr="00475B96">
        <w:tab/>
      </w:r>
      <w:r w:rsidRPr="00475B96">
        <w:tab/>
      </w:r>
      <w:r w:rsidRPr="00475B96">
        <w:tab/>
      </w:r>
      <w:r w:rsidR="00774A45" w:rsidRPr="00475B96">
        <w:t>(</w:t>
      </w:r>
      <w:r w:rsidR="00250A46" w:rsidRPr="00475B96">
        <w:t>iii</w:t>
      </w:r>
      <w:r w:rsidR="00774A45" w:rsidRPr="00475B96">
        <w:t>) Knowledge-based services.</w:t>
      </w:r>
    </w:p>
    <w:p w14:paraId="5CC3F661" w14:textId="77777777" w:rsidR="002C4B0C" w:rsidRPr="00475B96" w:rsidRDefault="002C4B0C" w:rsidP="00EE5134"/>
    <w:p w14:paraId="504A8610" w14:textId="732B9CCB" w:rsidR="00774A45" w:rsidRPr="00475B96" w:rsidRDefault="007944C1" w:rsidP="00EE5134">
      <w:r w:rsidRPr="00475B96">
        <w:tab/>
      </w:r>
      <w:r w:rsidRPr="00475B96">
        <w:tab/>
      </w:r>
      <w:r w:rsidRPr="00475B96">
        <w:tab/>
      </w:r>
      <w:r w:rsidR="00774A45" w:rsidRPr="00475B96">
        <w:t>(</w:t>
      </w:r>
      <w:r w:rsidR="00250A46" w:rsidRPr="00475B96">
        <w:t>iv</w:t>
      </w:r>
      <w:r w:rsidR="00774A45" w:rsidRPr="00475B96">
        <w:t>) Electronics and communications services.</w:t>
      </w:r>
    </w:p>
    <w:p w14:paraId="560606AD" w14:textId="77777777" w:rsidR="00774A45" w:rsidRPr="00475B96" w:rsidRDefault="00774A45" w:rsidP="00EE5134"/>
    <w:p w14:paraId="403B0625" w14:textId="6FC11155" w:rsidR="00774A45" w:rsidRPr="00475B96" w:rsidRDefault="00774A45" w:rsidP="00EE5134">
      <w:pPr>
        <w:pStyle w:val="Heading4"/>
      </w:pPr>
      <w:r w:rsidRPr="00475B96">
        <w:t>204.303-</w:t>
      </w:r>
      <w:r w:rsidR="00250A46" w:rsidRPr="00475B96">
        <w:t xml:space="preserve">71 </w:t>
      </w:r>
      <w:r w:rsidRPr="00475B96">
        <w:t>Contractor reporting</w:t>
      </w:r>
      <w:r w:rsidRPr="00475B96">
        <w:rPr>
          <w:i/>
          <w:iCs/>
        </w:rPr>
        <w:t xml:space="preserve">.  </w:t>
      </w:r>
    </w:p>
    <w:p w14:paraId="3367977A" w14:textId="77777777" w:rsidR="00774A45" w:rsidRPr="00475B96" w:rsidRDefault="00774A45" w:rsidP="00EE5134"/>
    <w:p w14:paraId="282AFB96" w14:textId="2D05FE5D" w:rsidR="00774A45" w:rsidRPr="00475B96" w:rsidRDefault="00774A45" w:rsidP="00EE5134">
      <w:r w:rsidRPr="00475B96">
        <w:lastRenderedPageBreak/>
        <w:tab/>
        <w:t xml:space="preserve">(a) </w:t>
      </w:r>
      <w:r w:rsidR="00C172E6" w:rsidRPr="00475B96">
        <w:t xml:space="preserve"> </w:t>
      </w:r>
      <w:r w:rsidRPr="00475B96">
        <w:t>The basic and the alternate of the clause at 252.204-7023, Reporting Requirements for Contracted Services, require contractors to report annually, by October 31, on the services performed under the contract or order, including any first-tier subcontracts, during the preceding Government fiscal year.</w:t>
      </w:r>
    </w:p>
    <w:p w14:paraId="14028249" w14:textId="77777777" w:rsidR="00774A45" w:rsidRPr="00475B96" w:rsidRDefault="00774A45" w:rsidP="00EE5134"/>
    <w:p w14:paraId="3F4CE75D" w14:textId="78E25056" w:rsidR="00774A45" w:rsidRPr="00475B96" w:rsidRDefault="00774A45" w:rsidP="00EE5134">
      <w:r w:rsidRPr="00475B96">
        <w:tab/>
        <w:t>(b) For indefinite-delivery contracts, basic ordering agreements, and blanket purchase agreements—</w:t>
      </w:r>
    </w:p>
    <w:p w14:paraId="0454A126" w14:textId="77777777" w:rsidR="00774A45" w:rsidRPr="00475B96" w:rsidRDefault="00774A45" w:rsidP="00EE5134"/>
    <w:p w14:paraId="3DB6D16C" w14:textId="7F90EC69" w:rsidR="00774A45" w:rsidRPr="00475B96" w:rsidRDefault="00774A45" w:rsidP="00EE5134">
      <w:r w:rsidRPr="00475B96">
        <w:tab/>
      </w:r>
      <w:r w:rsidRPr="00475B96">
        <w:tab/>
        <w:t xml:space="preserve">(1) </w:t>
      </w:r>
      <w:r w:rsidR="00C172E6" w:rsidRPr="00475B96">
        <w:t xml:space="preserve"> </w:t>
      </w:r>
      <w:r w:rsidRPr="00475B96">
        <w:t xml:space="preserve">Contractor reporting </w:t>
      </w:r>
      <w:proofErr w:type="gramStart"/>
      <w:r w:rsidRPr="00475B96">
        <w:t>is required</w:t>
      </w:r>
      <w:proofErr w:type="gramEnd"/>
      <w:r w:rsidRPr="00475B96">
        <w:t xml:space="preserve"> for each order issued under the contract or agreement that meets the requirements of paragraph (b) of this section; and</w:t>
      </w:r>
    </w:p>
    <w:p w14:paraId="298CF2EE" w14:textId="77777777" w:rsidR="00774A45" w:rsidRPr="00475B96" w:rsidRDefault="00774A45" w:rsidP="00EE5134"/>
    <w:p w14:paraId="1F504E02" w14:textId="135C415B" w:rsidR="00774A45" w:rsidRPr="00475B96" w:rsidRDefault="00774A45" w:rsidP="00EE5134">
      <w:r w:rsidRPr="00475B96">
        <w:tab/>
      </w:r>
      <w:r w:rsidRPr="00475B96">
        <w:tab/>
        <w:t xml:space="preserve">(2) </w:t>
      </w:r>
      <w:r w:rsidR="002C4B0C" w:rsidRPr="00475B96">
        <w:t xml:space="preserve"> </w:t>
      </w:r>
      <w:r w:rsidRPr="00475B96">
        <w:t xml:space="preserve">Service contract reporting </w:t>
      </w:r>
      <w:proofErr w:type="gramStart"/>
      <w:r w:rsidRPr="00475B96">
        <w:t>is not required</w:t>
      </w:r>
      <w:proofErr w:type="gramEnd"/>
      <w:r w:rsidRPr="00475B96">
        <w:t xml:space="preserve"> for the basic contract or agreement.</w:t>
      </w:r>
    </w:p>
    <w:p w14:paraId="75F99826" w14:textId="77777777" w:rsidR="00774A45" w:rsidRPr="00475B96" w:rsidRDefault="00774A45" w:rsidP="00EE5134"/>
    <w:p w14:paraId="26C58150" w14:textId="244A2A01" w:rsidR="009D4CCE" w:rsidRPr="00475B96" w:rsidRDefault="009D4CCE" w:rsidP="00EE5134">
      <w:pPr>
        <w:pStyle w:val="Heading3"/>
      </w:pPr>
      <w:bookmarkStart w:id="15" w:name="_Hlk213065695"/>
      <w:proofErr w:type="gramStart"/>
      <w:r w:rsidRPr="00475B96">
        <w:t>204.304  System</w:t>
      </w:r>
      <w:proofErr w:type="gramEnd"/>
      <w:r w:rsidRPr="00475B96">
        <w:t xml:space="preserve"> For Award Management</w:t>
      </w:r>
      <w:bookmarkEnd w:id="15"/>
      <w:r w:rsidR="008451B9" w:rsidRPr="00475B96">
        <w:t>.</w:t>
      </w:r>
    </w:p>
    <w:p w14:paraId="01FE97BC" w14:textId="77777777" w:rsidR="009D4CCE" w:rsidRPr="00475B96" w:rsidRDefault="009D4CCE" w:rsidP="00EE5134"/>
    <w:p w14:paraId="1F0FA738" w14:textId="77777777" w:rsidR="009D4CCE" w:rsidRPr="00475B96" w:rsidRDefault="009D4CCE" w:rsidP="00EE5134">
      <w:pPr>
        <w:pStyle w:val="Heading4"/>
      </w:pPr>
      <w:r w:rsidRPr="00475B96">
        <w:t>204.304-</w:t>
      </w:r>
      <w:proofErr w:type="gramStart"/>
      <w:r w:rsidRPr="00475B96">
        <w:t>70  Procedures</w:t>
      </w:r>
      <w:proofErr w:type="gramEnd"/>
      <w:r w:rsidRPr="00475B96">
        <w:t>.</w:t>
      </w:r>
    </w:p>
    <w:p w14:paraId="7DA7B700" w14:textId="77777777" w:rsidR="004F421F" w:rsidRPr="00475B96" w:rsidRDefault="004F421F" w:rsidP="00EE5134"/>
    <w:p w14:paraId="368ED15C" w14:textId="71DF9FB5" w:rsidR="009D4CCE" w:rsidRPr="00475B96" w:rsidRDefault="009D4CCE" w:rsidP="00EE5134">
      <w:r w:rsidRPr="00475B96">
        <w:t>See PGI 204.304-70 for information on navigation and data entry in the System for Award Management (SAM) database.</w:t>
      </w:r>
    </w:p>
    <w:p w14:paraId="200281E0" w14:textId="77777777" w:rsidR="009D4CCE" w:rsidRPr="00475B96" w:rsidRDefault="009D4CCE" w:rsidP="00EE5134"/>
    <w:p w14:paraId="1B3D44D8" w14:textId="77777777" w:rsidR="009D4CCE" w:rsidRPr="00475B96" w:rsidRDefault="009D4CCE" w:rsidP="00EE5134">
      <w:r w:rsidRPr="00475B96">
        <w:tab/>
        <w:t>(a)  On contract award documents, use the contractor's legal or “doing business as” name and physical address information as recorded in the SAM database at the time of award.</w:t>
      </w:r>
    </w:p>
    <w:p w14:paraId="1886DD7A" w14:textId="77777777" w:rsidR="009D4CCE" w:rsidRPr="00475B96" w:rsidRDefault="009D4CCE" w:rsidP="00EE5134"/>
    <w:p w14:paraId="08EB3DFB" w14:textId="77777777" w:rsidR="009D4CCE" w:rsidRPr="00475B96" w:rsidRDefault="009D4CCE" w:rsidP="00EE5134">
      <w:r w:rsidRPr="00475B96">
        <w:tab/>
        <w:t xml:space="preserve">(b)  When </w:t>
      </w:r>
      <w:proofErr w:type="gramStart"/>
      <w:r w:rsidRPr="00475B96">
        <w:t>making a determination</w:t>
      </w:r>
      <w:proofErr w:type="gramEnd"/>
      <w:r w:rsidRPr="00475B96">
        <w:t xml:space="preserve"> to exercise an option, or at any other time before issuing a modification other than a unilateral modification making an administrative change, ensure that—</w:t>
      </w:r>
    </w:p>
    <w:p w14:paraId="43B5838D" w14:textId="77777777" w:rsidR="009D4CCE" w:rsidRPr="00475B96" w:rsidRDefault="009D4CCE" w:rsidP="00EE5134"/>
    <w:p w14:paraId="258488FF" w14:textId="77777777" w:rsidR="009D4CCE" w:rsidRPr="00475B96" w:rsidRDefault="009D4CCE" w:rsidP="00EE5134">
      <w:r w:rsidRPr="00475B96">
        <w:tab/>
      </w:r>
      <w:r w:rsidRPr="00475B96">
        <w:tab/>
        <w:t>(1)  The contractor's record is active in the SAM database; and</w:t>
      </w:r>
    </w:p>
    <w:p w14:paraId="68887121" w14:textId="77777777" w:rsidR="009D4CCE" w:rsidRPr="00475B96" w:rsidRDefault="009D4CCE" w:rsidP="00EE5134"/>
    <w:p w14:paraId="5568FEAA" w14:textId="77777777" w:rsidR="009D4CCE" w:rsidRPr="00475B96" w:rsidRDefault="009D4CCE" w:rsidP="00EE5134">
      <w:r w:rsidRPr="00475B96">
        <w:tab/>
      </w:r>
      <w:r w:rsidRPr="00475B96">
        <w:tab/>
        <w:t xml:space="preserve">(2)  The contractor's unique entity identifier (UEI) number, Commercial and Government Entity (CAGE) code, name, and physical address </w:t>
      </w:r>
      <w:proofErr w:type="gramStart"/>
      <w:r w:rsidRPr="00475B96">
        <w:t>are accurately reflected</w:t>
      </w:r>
      <w:proofErr w:type="gramEnd"/>
      <w:r w:rsidRPr="00475B96">
        <w:t xml:space="preserve"> in the contract document.</w:t>
      </w:r>
    </w:p>
    <w:p w14:paraId="37FEAD61" w14:textId="77777777" w:rsidR="009D4CCE" w:rsidRPr="00475B96" w:rsidRDefault="009D4CCE" w:rsidP="00EE5134"/>
    <w:p w14:paraId="404E321D" w14:textId="77777777" w:rsidR="009D4CCE" w:rsidRPr="00475B96" w:rsidRDefault="009D4CCE" w:rsidP="00EE5134">
      <w:r w:rsidRPr="00475B96">
        <w:tab/>
      </w:r>
      <w:r w:rsidRPr="00475B96">
        <w:rPr>
          <w:rFonts w:cs="Arial"/>
          <w:color w:val="000000"/>
        </w:rPr>
        <w:t>(c)</w:t>
      </w:r>
      <w:r w:rsidRPr="00475B96">
        <w:t xml:space="preserve">  At any time, if the UEI number, CAGE code, contractor name, or physical address on a contract no longer matches the information on the contractor's record in the SAM database, the contracting officer must process a novation or change-of-name agreement, or an address change, as appropriate.</w:t>
      </w:r>
    </w:p>
    <w:p w14:paraId="12E54E24" w14:textId="77777777" w:rsidR="009D4CCE" w:rsidRPr="00475B96" w:rsidRDefault="009D4CCE" w:rsidP="00EE5134"/>
    <w:p w14:paraId="01F3791F" w14:textId="35A14040" w:rsidR="009D4CCE" w:rsidRPr="00475B96" w:rsidRDefault="009D4CCE" w:rsidP="00EE5134">
      <w:r w:rsidRPr="00475B96">
        <w:tab/>
      </w:r>
      <w:r w:rsidRPr="00475B96">
        <w:rPr>
          <w:rFonts w:cs="Arial"/>
          <w:color w:val="000000"/>
        </w:rPr>
        <w:t>(d)</w:t>
      </w:r>
      <w:r w:rsidRPr="00475B96">
        <w:t xml:space="preserve">   See PGI 204.304-</w:t>
      </w:r>
      <w:r w:rsidR="00B278B6" w:rsidRPr="00475B96">
        <w:t>70 for</w:t>
      </w:r>
      <w:r w:rsidRPr="00475B96">
        <w:t xml:space="preserve"> additional requirements relating to use of information in the SAM database.</w:t>
      </w:r>
    </w:p>
    <w:p w14:paraId="747A5D05" w14:textId="77777777" w:rsidR="009D4CCE" w:rsidRPr="00475B96" w:rsidRDefault="009D4CCE" w:rsidP="00EE5134"/>
    <w:p w14:paraId="154F82F4" w14:textId="77777777" w:rsidR="009D4CCE" w:rsidRPr="00475B96" w:rsidRDefault="009D4CCE" w:rsidP="00EE5134">
      <w:r w:rsidRPr="00475B96">
        <w:tab/>
      </w:r>
      <w:r w:rsidRPr="00475B96">
        <w:rPr>
          <w:rFonts w:cs="Arial"/>
          <w:color w:val="000000"/>
        </w:rPr>
        <w:t>(e)</w:t>
      </w:r>
      <w:r w:rsidRPr="00475B96">
        <w:t xml:space="preserve">  On contractual documents transmitted to the payment office, provide the CAGE code, instead of the UEI, in accordance with agency procedures.</w:t>
      </w:r>
    </w:p>
    <w:p w14:paraId="0B506A6F" w14:textId="77777777" w:rsidR="009D4CCE" w:rsidRPr="00475B96" w:rsidRDefault="009D4CCE" w:rsidP="00EE5134"/>
    <w:p w14:paraId="6A9BF169" w14:textId="7EF02596" w:rsidR="006725C1" w:rsidRPr="00475B96" w:rsidRDefault="00AD6F4F" w:rsidP="00EE5134">
      <w:pPr>
        <w:pStyle w:val="Heading3"/>
      </w:pPr>
      <w:proofErr w:type="gramStart"/>
      <w:r w:rsidRPr="00475B96">
        <w:t>204.308  Contract</w:t>
      </w:r>
      <w:proofErr w:type="gramEnd"/>
      <w:r w:rsidRPr="00475B96">
        <w:t xml:space="preserve"> closeout</w:t>
      </w:r>
      <w:r w:rsidR="006725C1" w:rsidRPr="00475B96">
        <w:t>.</w:t>
      </w:r>
    </w:p>
    <w:p w14:paraId="0FC3D2A1" w14:textId="77777777" w:rsidR="00257C15" w:rsidRPr="00475B96" w:rsidRDefault="00257C15" w:rsidP="00EE5134"/>
    <w:p w14:paraId="6D92FAD6" w14:textId="45D82302" w:rsidR="00257C15" w:rsidRPr="00475B96" w:rsidRDefault="00257C15" w:rsidP="00EE5134">
      <w:pPr>
        <w:pStyle w:val="Heading4"/>
      </w:pPr>
      <w:r w:rsidRPr="00475B96">
        <w:t>204.308-</w:t>
      </w:r>
      <w:proofErr w:type="gramStart"/>
      <w:r w:rsidRPr="00475B96">
        <w:t>170  Procedures</w:t>
      </w:r>
      <w:proofErr w:type="gramEnd"/>
      <w:r w:rsidRPr="00475B96">
        <w:t xml:space="preserve"> for closing out contract files.</w:t>
      </w:r>
    </w:p>
    <w:p w14:paraId="3AADCD3E" w14:textId="77777777" w:rsidR="00257C15" w:rsidRPr="00475B96" w:rsidRDefault="00257C15" w:rsidP="00EE5134"/>
    <w:p w14:paraId="38A793C6" w14:textId="3891C97A" w:rsidR="00257C15" w:rsidRPr="00475B96" w:rsidRDefault="00257C15" w:rsidP="00EE5134">
      <w:r w:rsidRPr="00475B96">
        <w:tab/>
        <w:t xml:space="preserve">(a)  Except as provided in paragraph (c) of this section, contracting officers must close out contracts in accordance with the procedures at PGI 204.308-170.  The </w:t>
      </w:r>
      <w:r w:rsidRPr="00475B96">
        <w:lastRenderedPageBreak/>
        <w:t>closeout date for file purposes must be determined and documented by the procuring contracting officer.</w:t>
      </w:r>
    </w:p>
    <w:p w14:paraId="0FDCDB04" w14:textId="77777777" w:rsidR="00257C15" w:rsidRPr="00475B96" w:rsidRDefault="00257C15" w:rsidP="00EE5134"/>
    <w:p w14:paraId="26CAD1E4" w14:textId="77777777" w:rsidR="00257C15" w:rsidRPr="00475B96" w:rsidRDefault="00257C15" w:rsidP="00EE5134">
      <w:r w:rsidRPr="00475B96">
        <w:tab/>
        <w:t>(b)  The head of the contracting activity must assign the highest priority to closeout of contracts awarded for performance in a contingency area.  Heads of contracting activities must monitor and assess on a regular basis the progress of contingency contract closeout activities and take appropriate steps if a backlog occurs.  For guidance on the planning and execution of closing out such contracts, see PGI 207.104-70(b)(2)(vii)(B).</w:t>
      </w:r>
    </w:p>
    <w:p w14:paraId="4DE2DC76" w14:textId="77777777" w:rsidR="00257C15" w:rsidRPr="00475B96" w:rsidRDefault="00257C15" w:rsidP="00EE5134"/>
    <w:p w14:paraId="13308365" w14:textId="77777777" w:rsidR="00257C15" w:rsidRPr="00475B96" w:rsidRDefault="00257C15" w:rsidP="00EE5134">
      <w:r w:rsidRPr="00475B96">
        <w:tab/>
        <w:t>(c)(1) In accordance with section 836 of the National Defense Authorization Act for Fiscal Year 2017 (Pub.  L.  114-328), contracting officers may close out contracts or groups of contracts through issuance of one or more modifications to such contracts without completing a reconciliation audit or other corrective action in accordance with FAR 4.308-1(a)(3) through (15), as appropriate, if each contract—</w:t>
      </w:r>
    </w:p>
    <w:p w14:paraId="472D7C14" w14:textId="77777777" w:rsidR="00257C15" w:rsidRPr="00475B96" w:rsidRDefault="00257C15" w:rsidP="00EE5134"/>
    <w:p w14:paraId="36FDE28F" w14:textId="77777777" w:rsidR="00257C15" w:rsidRPr="00475B96" w:rsidRDefault="00257C15" w:rsidP="00EE5134">
      <w:r w:rsidRPr="00475B96">
        <w:tab/>
      </w:r>
      <w:r w:rsidRPr="00475B96">
        <w:tab/>
      </w:r>
      <w:r w:rsidRPr="00475B96">
        <w:tab/>
        <w:t>(i)(</w:t>
      </w:r>
      <w:proofErr w:type="gramStart"/>
      <w:r w:rsidRPr="00475B96">
        <w:t>A)  For</w:t>
      </w:r>
      <w:proofErr w:type="gramEnd"/>
      <w:r w:rsidRPr="00475B96">
        <w:t xml:space="preserve"> military construction (as defined at 10 U.S.C.  2801) or shipbuilding, was awarded at least 10 fiscal years before the current fiscal </w:t>
      </w:r>
      <w:proofErr w:type="gramStart"/>
      <w:r w:rsidRPr="00475B96">
        <w:t>year;</w:t>
      </w:r>
      <w:proofErr w:type="gramEnd"/>
      <w:r w:rsidRPr="00475B96">
        <w:t xml:space="preserve"> </w:t>
      </w:r>
    </w:p>
    <w:p w14:paraId="44E952E1" w14:textId="77777777" w:rsidR="00257C15" w:rsidRPr="00475B96" w:rsidRDefault="00257C15" w:rsidP="00EE5134"/>
    <w:p w14:paraId="461D4DCA" w14:textId="77777777" w:rsidR="00257C15" w:rsidRPr="00475B96" w:rsidRDefault="00257C15" w:rsidP="00EE5134">
      <w:r w:rsidRPr="00475B96">
        <w:tab/>
      </w:r>
      <w:r w:rsidRPr="00475B96">
        <w:tab/>
      </w:r>
      <w:r w:rsidRPr="00475B96">
        <w:tab/>
      </w:r>
      <w:r w:rsidRPr="00475B96">
        <w:tab/>
        <w:t xml:space="preserve">(B) For all other contracts, was awarded at least 7 fiscal years before the current fiscal </w:t>
      </w:r>
      <w:proofErr w:type="gramStart"/>
      <w:r w:rsidRPr="00475B96">
        <w:t>year;</w:t>
      </w:r>
      <w:proofErr w:type="gramEnd"/>
    </w:p>
    <w:p w14:paraId="6D3E263B" w14:textId="77777777" w:rsidR="00257C15" w:rsidRPr="00475B96" w:rsidRDefault="00257C15" w:rsidP="00EE5134"/>
    <w:p w14:paraId="044D9C33" w14:textId="77777777" w:rsidR="00257C15" w:rsidRPr="00475B96" w:rsidRDefault="00257C15" w:rsidP="00EE5134">
      <w:r w:rsidRPr="00475B96">
        <w:tab/>
      </w:r>
      <w:r w:rsidRPr="00475B96">
        <w:tab/>
      </w:r>
      <w:r w:rsidRPr="00475B96">
        <w:tab/>
        <w:t xml:space="preserve">(ii) The performance or delivery </w:t>
      </w:r>
      <w:proofErr w:type="gramStart"/>
      <w:r w:rsidRPr="00475B96">
        <w:t>was completed</w:t>
      </w:r>
      <w:proofErr w:type="gramEnd"/>
      <w:r w:rsidRPr="00475B96">
        <w:t xml:space="preserve"> at least 4 years prior to the current fiscal year; and</w:t>
      </w:r>
    </w:p>
    <w:p w14:paraId="306E0042" w14:textId="77777777" w:rsidR="00257C15" w:rsidRPr="00475B96" w:rsidRDefault="00257C15" w:rsidP="00EE5134"/>
    <w:p w14:paraId="070CB281" w14:textId="77777777" w:rsidR="00257C15" w:rsidRPr="00475B96" w:rsidRDefault="00257C15" w:rsidP="00EE5134">
      <w:r w:rsidRPr="00475B96">
        <w:tab/>
      </w:r>
      <w:r w:rsidRPr="00475B96">
        <w:tab/>
      </w:r>
      <w:r w:rsidRPr="00475B96">
        <w:tab/>
        <w:t>(iii) Has been determined by a contracting official, at least one level above the contracting officer, to be not otherwise reconcilable, because—</w:t>
      </w:r>
    </w:p>
    <w:p w14:paraId="0D28C021" w14:textId="77777777" w:rsidR="00257C15" w:rsidRPr="00475B96" w:rsidRDefault="00257C15" w:rsidP="00EE5134"/>
    <w:p w14:paraId="6F5F6D7B" w14:textId="77777777" w:rsidR="00257C15" w:rsidRPr="00475B96" w:rsidRDefault="00257C15" w:rsidP="00EE5134">
      <w:r w:rsidRPr="00475B96">
        <w:tab/>
      </w:r>
      <w:r w:rsidRPr="00475B96">
        <w:tab/>
      </w:r>
      <w:r w:rsidRPr="00475B96">
        <w:tab/>
      </w:r>
      <w:r w:rsidRPr="00475B96">
        <w:tab/>
        <w:t xml:space="preserve">(A) The contract or related payment records have </w:t>
      </w:r>
      <w:proofErr w:type="gramStart"/>
      <w:r w:rsidRPr="00475B96">
        <w:t>been destroyed</w:t>
      </w:r>
      <w:proofErr w:type="gramEnd"/>
      <w:r w:rsidRPr="00475B96">
        <w:t xml:space="preserve"> or lost; or</w:t>
      </w:r>
    </w:p>
    <w:p w14:paraId="3AF7EA11" w14:textId="77777777" w:rsidR="00257C15" w:rsidRPr="00475B96" w:rsidRDefault="00257C15" w:rsidP="00EE5134"/>
    <w:p w14:paraId="53DB54AF" w14:textId="77777777" w:rsidR="00257C15" w:rsidRPr="00475B96" w:rsidRDefault="00257C15" w:rsidP="00EE5134">
      <w:r w:rsidRPr="00475B96">
        <w:tab/>
      </w:r>
      <w:r w:rsidRPr="00475B96">
        <w:tab/>
      </w:r>
      <w:r w:rsidRPr="00475B96">
        <w:tab/>
      </w:r>
      <w:r w:rsidRPr="00475B96">
        <w:tab/>
        <w:t>(B) Although contract or related payment records are available, the time or effort required to establish the exact amount owed to the U.S.  Government or amount owed to the contractor is disproportionate to the amount at issue.</w:t>
      </w:r>
    </w:p>
    <w:p w14:paraId="204C947E" w14:textId="77777777" w:rsidR="00257C15" w:rsidRPr="00475B96" w:rsidRDefault="00257C15" w:rsidP="00EE5134"/>
    <w:p w14:paraId="34E97439" w14:textId="77777777" w:rsidR="00257C15" w:rsidRPr="00475B96" w:rsidRDefault="00257C15" w:rsidP="00EE5134">
      <w:r w:rsidRPr="00475B96">
        <w:tab/>
      </w:r>
      <w:r w:rsidRPr="00475B96">
        <w:tab/>
        <w:t xml:space="preserve">(2)  Any contract or group of contracts meeting the requirements of paragraph (c)(1) of this section may </w:t>
      </w:r>
      <w:proofErr w:type="gramStart"/>
      <w:r w:rsidRPr="00475B96">
        <w:t>be closed</w:t>
      </w:r>
      <w:proofErr w:type="gramEnd"/>
      <w:r w:rsidRPr="00475B96">
        <w:t xml:space="preserve"> out through a negotiated settlement with the contractor.  Except as provided in paragraph (3)(ii)(B) of this section, the contract closeout process must include a bilateral modification of the affected contract, including those contracts that </w:t>
      </w:r>
      <w:proofErr w:type="gramStart"/>
      <w:r w:rsidRPr="00475B96">
        <w:t>are closed</w:t>
      </w:r>
      <w:proofErr w:type="gramEnd"/>
      <w:r w:rsidRPr="00475B96">
        <w:t xml:space="preserve"> out in accordance with a negotiated settlement.</w:t>
      </w:r>
    </w:p>
    <w:p w14:paraId="7B1C8F5C" w14:textId="77777777" w:rsidR="00257C15" w:rsidRPr="00475B96" w:rsidRDefault="00257C15" w:rsidP="00EE5134"/>
    <w:p w14:paraId="11B4C8C4" w14:textId="77777777" w:rsidR="00257C15" w:rsidRPr="00475B96" w:rsidRDefault="00257C15" w:rsidP="00EE5134">
      <w:r w:rsidRPr="00475B96">
        <w:tab/>
      </w:r>
      <w:r w:rsidRPr="00475B96">
        <w:tab/>
      </w:r>
      <w:r w:rsidRPr="00475B96">
        <w:tab/>
        <w:t xml:space="preserve">(i)  For a contract or groups of contracts, the contracting officer must prepare a negotiation settlement memorandum that describes how the requirements of paragraph (c)(1) of this section have </w:t>
      </w:r>
      <w:proofErr w:type="gramStart"/>
      <w:r w:rsidRPr="00475B96">
        <w:t>been met</w:t>
      </w:r>
      <w:proofErr w:type="gramEnd"/>
      <w:r w:rsidRPr="00475B96">
        <w:t>.</w:t>
      </w:r>
    </w:p>
    <w:p w14:paraId="5F86C2EB" w14:textId="77777777" w:rsidR="00257C15" w:rsidRPr="00475B96" w:rsidRDefault="00257C15" w:rsidP="00EE5134"/>
    <w:p w14:paraId="4FF0A8A8" w14:textId="77777777" w:rsidR="00257C15" w:rsidRPr="00475B96" w:rsidRDefault="00257C15" w:rsidP="00EE5134">
      <w:r w:rsidRPr="00475B96">
        <w:tab/>
      </w:r>
      <w:r w:rsidRPr="00475B96">
        <w:tab/>
      </w:r>
      <w:r w:rsidRPr="00475B96">
        <w:tab/>
        <w:t xml:space="preserve">(ii)  For a group of contracts, a bilateral modification of at least one contract must </w:t>
      </w:r>
      <w:proofErr w:type="gramStart"/>
      <w:r w:rsidRPr="00475B96">
        <w:t>be made</w:t>
      </w:r>
      <w:proofErr w:type="gramEnd"/>
      <w:r w:rsidRPr="00475B96">
        <w:t xml:space="preserve"> to reflect the negotiated settlement for a group of contracts, and unilateral modifications may be made, as appropriate, to other contracts in the group to reflect the negotiated settlement.</w:t>
      </w:r>
    </w:p>
    <w:p w14:paraId="5E831576" w14:textId="77777777" w:rsidR="00257C15" w:rsidRPr="00475B96" w:rsidRDefault="00257C15" w:rsidP="00EE5134"/>
    <w:p w14:paraId="65DB474D" w14:textId="77777777" w:rsidR="00257C15" w:rsidRPr="00475B96" w:rsidRDefault="00257C15" w:rsidP="00EE5134">
      <w:r w:rsidRPr="00475B96">
        <w:tab/>
      </w:r>
      <w:r w:rsidRPr="00475B96">
        <w:tab/>
        <w:t>(3)  For contract closeout actions under paragraph (c) of this section, remaining contract balances—</w:t>
      </w:r>
    </w:p>
    <w:p w14:paraId="284B4358" w14:textId="77777777" w:rsidR="00257C15" w:rsidRPr="00475B96" w:rsidRDefault="00257C15" w:rsidP="00EE5134"/>
    <w:p w14:paraId="6A634FCC" w14:textId="77777777" w:rsidR="00257C15" w:rsidRPr="00475B96" w:rsidRDefault="00257C15" w:rsidP="00EE5134">
      <w:r w:rsidRPr="00475B96">
        <w:tab/>
      </w:r>
      <w:r w:rsidRPr="00475B96">
        <w:tab/>
      </w:r>
      <w:r w:rsidRPr="00475B96">
        <w:tab/>
        <w:t xml:space="preserve">(i)  May </w:t>
      </w:r>
      <w:proofErr w:type="gramStart"/>
      <w:r w:rsidRPr="00475B96">
        <w:t>be offset</w:t>
      </w:r>
      <w:proofErr w:type="gramEnd"/>
      <w:r w:rsidRPr="00475B96">
        <w:t xml:space="preserve"> with balances in other contract line items within the same contract, regardless of the year or type of appropriation obligated to fund each contract line item and regardless of whether the appropriation obligated to fund such contract line item has closed; and</w:t>
      </w:r>
    </w:p>
    <w:p w14:paraId="7EF93439" w14:textId="77777777" w:rsidR="00257C15" w:rsidRPr="00475B96" w:rsidRDefault="00257C15" w:rsidP="00EE5134"/>
    <w:p w14:paraId="39557D39" w14:textId="77777777" w:rsidR="00257C15" w:rsidRPr="00475B96" w:rsidRDefault="00257C15" w:rsidP="00EE5134">
      <w:r w:rsidRPr="00475B96">
        <w:tab/>
      </w:r>
      <w:r w:rsidRPr="00475B96">
        <w:tab/>
      </w:r>
      <w:r w:rsidRPr="00475B96">
        <w:tab/>
        <w:t xml:space="preserve">(ii)  May </w:t>
      </w:r>
      <w:proofErr w:type="gramStart"/>
      <w:r w:rsidRPr="00475B96">
        <w:t>be offset</w:t>
      </w:r>
      <w:proofErr w:type="gramEnd"/>
      <w:r w:rsidRPr="00475B96">
        <w:t xml:space="preserve"> with balances on other contracts, regardless of the year or type of appropriations obligated to fund each contract and regardless of whether such appropriations have closed.</w:t>
      </w:r>
    </w:p>
    <w:p w14:paraId="1FB1B9C4" w14:textId="77777777" w:rsidR="00257C15" w:rsidRPr="00475B96" w:rsidRDefault="00257C15" w:rsidP="00EE5134"/>
    <w:p w14:paraId="003067AD" w14:textId="77777777" w:rsidR="00257C15" w:rsidRPr="00475B96" w:rsidRDefault="00257C15" w:rsidP="00EE5134">
      <w:r w:rsidRPr="00475B96">
        <w:tab/>
      </w:r>
      <w:r w:rsidRPr="00475B96">
        <w:tab/>
        <w:t xml:space="preserve">(4) USD(A&amp;S) is authorized to waive any provision of acquisition law or regulation </w:t>
      </w:r>
      <w:proofErr w:type="gramStart"/>
      <w:r w:rsidRPr="00475B96">
        <w:t>in order to</w:t>
      </w:r>
      <w:proofErr w:type="gramEnd"/>
      <w:r w:rsidRPr="00475B96">
        <w:t xml:space="preserve"> carry out the closeout procedures authorized in paragraph</w:t>
      </w:r>
      <w:r w:rsidRPr="00475B96">
        <w:rPr>
          <w:color w:val="0000FF"/>
          <w:u w:val="single"/>
        </w:rPr>
        <w:t xml:space="preserve"> </w:t>
      </w:r>
      <w:r w:rsidRPr="00475B96">
        <w:t>(c)(1) of this section (see procedures at PGI 204.308-170(c)(iv)).</w:t>
      </w:r>
    </w:p>
    <w:p w14:paraId="5C0618A9" w14:textId="77777777" w:rsidR="00257C15" w:rsidRPr="00475B96" w:rsidRDefault="00257C15" w:rsidP="00EE5134"/>
    <w:p w14:paraId="70ECE9CE" w14:textId="77777777" w:rsidR="00257C15" w:rsidRPr="00475B96" w:rsidRDefault="00257C15" w:rsidP="00EE5134">
      <w:r w:rsidRPr="00475B96">
        <w:tab/>
        <w:t>(d) When using the clause at 252.204-7022, Expediting Contract Closeout, to expedite contract closeout, determine the residual dollar amount upon completion of all applicable closeout requirements of FAR 4.308.</w:t>
      </w:r>
    </w:p>
    <w:p w14:paraId="1DACBF8B" w14:textId="77777777" w:rsidR="002B5E09" w:rsidRPr="00475B96" w:rsidRDefault="002B5E09" w:rsidP="00EE5134">
      <w:pPr>
        <w:pStyle w:val="BodyText"/>
      </w:pPr>
    </w:p>
    <w:p w14:paraId="46179FFB" w14:textId="1E873D71" w:rsidR="002B5E09" w:rsidRPr="00475B96" w:rsidRDefault="002B5E09" w:rsidP="00365D72">
      <w:pPr>
        <w:pStyle w:val="Heading4"/>
      </w:pPr>
      <w:r w:rsidRPr="00475B96">
        <w:t>204.308-</w:t>
      </w:r>
      <w:proofErr w:type="gramStart"/>
      <w:r w:rsidRPr="00475B96">
        <w:t>17</w:t>
      </w:r>
      <w:r w:rsidR="00191D67" w:rsidRPr="00475B96">
        <w:t>1</w:t>
      </w:r>
      <w:r w:rsidRPr="00475B96">
        <w:t xml:space="preserve">  </w:t>
      </w:r>
      <w:bookmarkStart w:id="16" w:name="_Hlk219812939"/>
      <w:r w:rsidRPr="00475B96">
        <w:t>Procedures</w:t>
      </w:r>
      <w:proofErr w:type="gramEnd"/>
      <w:r w:rsidRPr="00475B96">
        <w:t xml:space="preserve"> for closing out contract files</w:t>
      </w:r>
      <w:r w:rsidR="005202F6" w:rsidRPr="00475B96">
        <w:t>—</w:t>
      </w:r>
      <w:r w:rsidRPr="00475B96">
        <w:t>Governmentwide commercial purchase card as the sole payment.</w:t>
      </w:r>
    </w:p>
    <w:bookmarkEnd w:id="16"/>
    <w:p w14:paraId="1AF72419" w14:textId="02F376F4" w:rsidR="002B5E09" w:rsidRPr="00475B96" w:rsidRDefault="002B5E09" w:rsidP="00081BC5">
      <w:pPr>
        <w:pStyle w:val="BodyText"/>
        <w:spacing w:after="0"/>
      </w:pPr>
      <w:r w:rsidRPr="00475B96">
        <w:t xml:space="preserve">Follow </w:t>
      </w:r>
      <w:r w:rsidR="00191D67" w:rsidRPr="00475B96">
        <w:t>the</w:t>
      </w:r>
      <w:r w:rsidRPr="00475B96">
        <w:t xml:space="preserve"> procedures at </w:t>
      </w:r>
      <w:proofErr w:type="spellStart"/>
      <w:r w:rsidRPr="00475B96">
        <w:t>PGI</w:t>
      </w:r>
      <w:proofErr w:type="spellEnd"/>
      <w:r w:rsidRPr="00475B96">
        <w:t xml:space="preserve"> 204.308-</w:t>
      </w:r>
      <w:r w:rsidR="00191D67" w:rsidRPr="00475B96">
        <w:t>1</w:t>
      </w:r>
      <w:r w:rsidRPr="00475B96">
        <w:t xml:space="preserve">71 </w:t>
      </w:r>
      <w:r w:rsidR="00191D67" w:rsidRPr="00475B96">
        <w:t>to close</w:t>
      </w:r>
      <w:r w:rsidR="00357353">
        <w:t xml:space="preserve"> </w:t>
      </w:r>
      <w:r w:rsidR="00191D67" w:rsidRPr="00475B96">
        <w:t xml:space="preserve">out </w:t>
      </w:r>
      <w:r w:rsidRPr="00475B96">
        <w:t>contract</w:t>
      </w:r>
      <w:r w:rsidR="00191D67" w:rsidRPr="00475B96">
        <w:t xml:space="preserve"> files when </w:t>
      </w:r>
      <w:r w:rsidRPr="00475B96">
        <w:t>the Governmentwide commercial purchase card is the sole method of payment</w:t>
      </w:r>
      <w:r w:rsidR="005202F6" w:rsidRPr="00475B96">
        <w:t>.</w:t>
      </w:r>
    </w:p>
    <w:p w14:paraId="614D67DA" w14:textId="77777777" w:rsidR="00191D67" w:rsidRPr="00475B96" w:rsidRDefault="00191D67" w:rsidP="00081BC5">
      <w:pPr>
        <w:pStyle w:val="BodyText"/>
        <w:spacing w:after="0"/>
      </w:pPr>
    </w:p>
    <w:p w14:paraId="04743DD0" w14:textId="5293B366" w:rsidR="008011CA" w:rsidRPr="00475B96" w:rsidRDefault="008011CA" w:rsidP="00365D72">
      <w:pPr>
        <w:pStyle w:val="Heading4"/>
      </w:pPr>
      <w:r w:rsidRPr="00475B96">
        <w:t>204.308-</w:t>
      </w:r>
      <w:proofErr w:type="gramStart"/>
      <w:r w:rsidRPr="00475B96">
        <w:t>2  Contract</w:t>
      </w:r>
      <w:proofErr w:type="gramEnd"/>
      <w:r w:rsidRPr="00475B96">
        <w:t xml:space="preserve"> closeout by the office administering the contract.</w:t>
      </w:r>
    </w:p>
    <w:p w14:paraId="51723685" w14:textId="541B16D5" w:rsidR="00026632" w:rsidRDefault="009E6FEE" w:rsidP="00365D72">
      <w:r w:rsidRPr="00475B96">
        <w:t>See PGI 204.308-2 for information on contract closeout by the office administering the contract.</w:t>
      </w:r>
    </w:p>
    <w:p w14:paraId="264E4002" w14:textId="77777777" w:rsidR="00B627AB" w:rsidRDefault="00B627AB" w:rsidP="00B627AB">
      <w:pPr>
        <w:pStyle w:val="BodyText"/>
        <w:spacing w:after="0"/>
      </w:pPr>
    </w:p>
    <w:p w14:paraId="130B99E7" w14:textId="740FF2AE" w:rsidR="00B627AB" w:rsidRPr="00B627AB" w:rsidRDefault="00B627AB" w:rsidP="00B627AB">
      <w:pPr>
        <w:pStyle w:val="BodyText"/>
        <w:spacing w:after="0"/>
        <w:rPr>
          <w:b/>
          <w:bCs/>
        </w:rPr>
      </w:pPr>
      <w:r>
        <w:rPr>
          <w:b/>
          <w:bCs/>
        </w:rPr>
        <w:t>204.308-</w:t>
      </w:r>
      <w:proofErr w:type="gramStart"/>
      <w:r>
        <w:rPr>
          <w:b/>
          <w:bCs/>
        </w:rPr>
        <w:t xml:space="preserve">270  </w:t>
      </w:r>
      <w:r w:rsidRPr="00B627AB">
        <w:rPr>
          <w:b/>
          <w:bCs/>
        </w:rPr>
        <w:t>Closeout</w:t>
      </w:r>
      <w:proofErr w:type="gramEnd"/>
      <w:r w:rsidRPr="00B627AB">
        <w:rPr>
          <w:b/>
          <w:bCs/>
        </w:rPr>
        <w:t xml:space="preserve"> of the contracting office files if another office administers the contract.</w:t>
      </w:r>
    </w:p>
    <w:p w14:paraId="4909FC31" w14:textId="0CE1A1B3" w:rsidR="003F1F8E" w:rsidRDefault="00B627AB" w:rsidP="00B627AB">
      <w:r>
        <w:t xml:space="preserve">See </w:t>
      </w:r>
      <w:proofErr w:type="spellStart"/>
      <w:r>
        <w:t>PGI</w:t>
      </w:r>
      <w:proofErr w:type="spellEnd"/>
      <w:r>
        <w:t xml:space="preserve"> 204.308-270 when another office, other than the contracting office administers the contract.</w:t>
      </w:r>
    </w:p>
    <w:p w14:paraId="67188215" w14:textId="77777777" w:rsidR="00B627AB" w:rsidRPr="00B627AB" w:rsidRDefault="00B627AB" w:rsidP="00B627AB">
      <w:pPr>
        <w:pStyle w:val="BodyText"/>
        <w:spacing w:after="0"/>
      </w:pPr>
    </w:p>
    <w:p w14:paraId="2C387305" w14:textId="0DAFC1D0" w:rsidR="006725C1" w:rsidRPr="00475B96" w:rsidRDefault="00D0059E" w:rsidP="00B627AB">
      <w:pPr>
        <w:pStyle w:val="Heading4"/>
      </w:pPr>
      <w:bookmarkStart w:id="17" w:name="_Hlk216192488"/>
      <w:r w:rsidRPr="00475B96">
        <w:t>204.308-</w:t>
      </w:r>
      <w:r w:rsidR="003F1F8E" w:rsidRPr="00475B96">
        <w:t>7</w:t>
      </w:r>
      <w:r w:rsidR="00257C15" w:rsidRPr="00475B96">
        <w:t>0</w:t>
      </w:r>
      <w:r w:rsidR="003F1F8E" w:rsidRPr="00475B96">
        <w:t xml:space="preserve"> </w:t>
      </w:r>
      <w:r w:rsidR="006725C1" w:rsidRPr="00475B96">
        <w:t>Contract clause.</w:t>
      </w:r>
    </w:p>
    <w:p w14:paraId="0CA1635B" w14:textId="6356B714" w:rsidR="006725C1" w:rsidRPr="00475B96" w:rsidRDefault="002C7A8C" w:rsidP="00EE5134">
      <w:r w:rsidRPr="00475B96">
        <w:t>Insert</w:t>
      </w:r>
      <w:r w:rsidR="006725C1" w:rsidRPr="00475B96">
        <w:t xml:space="preserve"> the clause at 252.204-7022, Expediting Contract Closeout, in </w:t>
      </w:r>
      <w:bookmarkEnd w:id="17"/>
      <w:r w:rsidR="006725C1" w:rsidRPr="00475B96">
        <w:t>solicitations and contracts, including solicitations and contracts using FAR part 12 procedures for the acquisition of commercial products and commercial services, when the contracting officer intends to expedite contract closeout through the mutual waiver of entitlement to a residual dollar amount of $1,000 or less determined at the time of contract closeout.</w:t>
      </w:r>
    </w:p>
    <w:p w14:paraId="740CFD7B" w14:textId="77777777" w:rsidR="00F858D0" w:rsidRPr="00475B96" w:rsidRDefault="00F858D0" w:rsidP="00EE5134"/>
    <w:p w14:paraId="44292DF2" w14:textId="1DF463E6" w:rsidR="00F858D0" w:rsidRPr="00475B96" w:rsidRDefault="00F858D0" w:rsidP="00EE5134">
      <w:pPr>
        <w:pStyle w:val="Heading3"/>
      </w:pPr>
      <w:r w:rsidRPr="00475B96">
        <w:t>204.309 Storage, handling, and contract files.</w:t>
      </w:r>
    </w:p>
    <w:p w14:paraId="07B3FF91" w14:textId="77777777" w:rsidR="006A4720" w:rsidRPr="00475B96" w:rsidRDefault="006A4720" w:rsidP="00EE5134"/>
    <w:p w14:paraId="4485176C" w14:textId="3A08F683" w:rsidR="006A4720" w:rsidRPr="00475B96" w:rsidRDefault="006A4720" w:rsidP="00EE5134">
      <w:pPr>
        <w:pStyle w:val="Heading4"/>
      </w:pPr>
      <w:r w:rsidRPr="00475B96">
        <w:t>204.309-70 Handling of contract files.</w:t>
      </w:r>
    </w:p>
    <w:p w14:paraId="0EA8A54B" w14:textId="77777777" w:rsidR="00F858D0" w:rsidRPr="00475B96" w:rsidRDefault="00F858D0" w:rsidP="00EE5134">
      <w:r w:rsidRPr="00475B96">
        <w:t xml:space="preserve">Any document posted to the Electronic Data Access (EDA) system is part of the contract file and is accessible by multiple parties, including the contractor.  Do not include in EDA contract documents that </w:t>
      </w:r>
      <w:proofErr w:type="gramStart"/>
      <w:r w:rsidRPr="00475B96">
        <w:t>are classified</w:t>
      </w:r>
      <w:proofErr w:type="gramEnd"/>
      <w:r w:rsidRPr="00475B96">
        <w:t>, too sensitive for widespread distribution (</w:t>
      </w:r>
      <w:r w:rsidRPr="00475B96">
        <w:rPr>
          <w:i/>
          <w:iCs/>
        </w:rPr>
        <w:t>e.g.,</w:t>
      </w:r>
      <w:r w:rsidRPr="00475B96">
        <w:t xml:space="preserve"> personally identifiable information and Privacy Act and Health Insurance Portability and Accountability Act), or attachments that cannot be practicably converted to electronic format (</w:t>
      </w:r>
      <w:r w:rsidRPr="00475B96">
        <w:rPr>
          <w:i/>
          <w:iCs/>
        </w:rPr>
        <w:t>e.g.,</w:t>
      </w:r>
      <w:r w:rsidRPr="00475B96">
        <w:t xml:space="preserve"> samples, drawings, and models).  Inclusion of any document in EDA other than contracts, modifications, and orders is optional.</w:t>
      </w:r>
    </w:p>
    <w:p w14:paraId="64766259" w14:textId="77777777" w:rsidR="00150932" w:rsidRPr="00475B96" w:rsidRDefault="00150932" w:rsidP="00EE5134"/>
    <w:p w14:paraId="56A02401" w14:textId="2081230F" w:rsidR="0026235B" w:rsidRPr="00475B96" w:rsidRDefault="00EC19C3" w:rsidP="00EE5134">
      <w:pPr>
        <w:pStyle w:val="Subpart"/>
      </w:pPr>
      <w:r w:rsidRPr="00475B96">
        <w:rPr>
          <w:rFonts w:eastAsiaTheme="majorEastAsia"/>
        </w:rPr>
        <w:t>SUBPART 204.7—CONTRACTOR RECORDS RETENTION</w:t>
      </w:r>
    </w:p>
    <w:p w14:paraId="110648D8" w14:textId="77777777" w:rsidR="0026235B" w:rsidRPr="00475B96" w:rsidRDefault="0026235B" w:rsidP="00EE5134"/>
    <w:p w14:paraId="4C245CD8" w14:textId="3F0719FD" w:rsidR="006725C1" w:rsidRPr="00475B96" w:rsidRDefault="00E0707F" w:rsidP="00EE5134">
      <w:pPr>
        <w:pStyle w:val="Heading3"/>
      </w:pPr>
      <w:r w:rsidRPr="00475B96">
        <w:t>204.705</w:t>
      </w:r>
      <w:r w:rsidR="00EC19C3" w:rsidRPr="00475B96">
        <w:t>-</w:t>
      </w:r>
      <w:proofErr w:type="gramStart"/>
      <w:r w:rsidR="00EC19C3" w:rsidRPr="00475B96">
        <w:t>70</w:t>
      </w:r>
      <w:r w:rsidRPr="00475B96">
        <w:t xml:space="preserve">  Specific</w:t>
      </w:r>
      <w:proofErr w:type="gramEnd"/>
      <w:r w:rsidRPr="00475B96">
        <w:t xml:space="preserve"> retention periods.</w:t>
      </w:r>
    </w:p>
    <w:p w14:paraId="464BD1B4" w14:textId="77777777" w:rsidR="00150932" w:rsidRPr="00475B96" w:rsidRDefault="00150932" w:rsidP="00EE5134"/>
    <w:p w14:paraId="2A0AA62F" w14:textId="37404D0C" w:rsidR="006725C1" w:rsidRPr="00475B96" w:rsidRDefault="005E0DE0" w:rsidP="00EE5134">
      <w:r w:rsidRPr="00475B96">
        <w:tab/>
      </w:r>
      <w:r w:rsidR="006725C1" w:rsidRPr="00475B96">
        <w:t>(</w:t>
      </w:r>
      <w:r w:rsidR="00EC19C3" w:rsidRPr="00475B96">
        <w:t>a</w:t>
      </w:r>
      <w:r w:rsidR="006725C1" w:rsidRPr="00475B96">
        <w:t xml:space="preserve">) </w:t>
      </w:r>
      <w:r w:rsidR="00FB36A5" w:rsidRPr="00475B96">
        <w:t xml:space="preserve"> </w:t>
      </w:r>
      <w:r w:rsidR="006725C1" w:rsidRPr="00475B96">
        <w:t xml:space="preserve">The sources of the period for which contract files must </w:t>
      </w:r>
      <w:proofErr w:type="gramStart"/>
      <w:r w:rsidR="006725C1" w:rsidRPr="00475B96">
        <w:t>be retained</w:t>
      </w:r>
      <w:proofErr w:type="gramEnd"/>
      <w:r w:rsidR="006725C1" w:rsidRPr="00475B96">
        <w:t xml:space="preserve"> are General Records Schedule 3 (Procurement, Supply, and Grant Records) and General Records Schedule 6 (Accountable Officers' Accounts Records)</w:t>
      </w:r>
      <w:r w:rsidR="00CD20DC" w:rsidRPr="00475B96">
        <w:t xml:space="preserve">.  </w:t>
      </w:r>
      <w:r w:rsidR="006725C1" w:rsidRPr="00475B96">
        <w:t xml:space="preserve">Copies of the General Records Schedule may </w:t>
      </w:r>
      <w:proofErr w:type="gramStart"/>
      <w:r w:rsidR="006725C1" w:rsidRPr="00475B96">
        <w:t>be obtained</w:t>
      </w:r>
      <w:proofErr w:type="gramEnd"/>
      <w:r w:rsidR="006725C1" w:rsidRPr="00475B96">
        <w:t xml:space="preserve"> from the National Archives and Records Administration, Washington, DC 20408.</w:t>
      </w:r>
    </w:p>
    <w:p w14:paraId="25CEBCAF" w14:textId="77777777" w:rsidR="00150932" w:rsidRPr="00475B96" w:rsidRDefault="00150932" w:rsidP="00EE5134"/>
    <w:p w14:paraId="75961923" w14:textId="69323B44" w:rsidR="006725C1" w:rsidRPr="00475B96" w:rsidRDefault="005E0DE0" w:rsidP="00EE5134">
      <w:r w:rsidRPr="00475B96">
        <w:tab/>
      </w:r>
      <w:r w:rsidR="006725C1" w:rsidRPr="00475B96">
        <w:t>(</w:t>
      </w:r>
      <w:r w:rsidR="00EC19C3" w:rsidRPr="00475B96">
        <w:t>b</w:t>
      </w:r>
      <w:r w:rsidR="006725C1" w:rsidRPr="00475B96">
        <w:t>)</w:t>
      </w:r>
      <w:r w:rsidR="00FB36A5" w:rsidRPr="00475B96">
        <w:t xml:space="preserve"> </w:t>
      </w:r>
      <w:r w:rsidR="006725C1" w:rsidRPr="00475B96">
        <w:t xml:space="preserve"> Deviations from the periods cannot </w:t>
      </w:r>
      <w:proofErr w:type="gramStart"/>
      <w:r w:rsidR="006725C1" w:rsidRPr="00475B96">
        <w:t>be granted</w:t>
      </w:r>
      <w:proofErr w:type="gramEnd"/>
      <w:r w:rsidR="006725C1" w:rsidRPr="00475B96">
        <w:t xml:space="preserve"> by the Defense Acquisition Regulatory Council</w:t>
      </w:r>
      <w:r w:rsidR="00CD20DC" w:rsidRPr="00475B96">
        <w:t xml:space="preserve">.  </w:t>
      </w:r>
      <w:r w:rsidR="006725C1" w:rsidRPr="00475B96">
        <w:t>Forward requests for deviations to both the Government Accountability Office and the National Archives and Records Administration.</w:t>
      </w:r>
    </w:p>
    <w:p w14:paraId="53F76A37" w14:textId="77777777" w:rsidR="00150932" w:rsidRPr="00475B96" w:rsidRDefault="00150932" w:rsidP="00EE5134"/>
    <w:p w14:paraId="1A4F392C" w14:textId="150C2C5B" w:rsidR="006725C1" w:rsidRPr="00475B96" w:rsidRDefault="005E0DE0" w:rsidP="00EE5134">
      <w:r w:rsidRPr="00475B96">
        <w:tab/>
      </w:r>
      <w:r w:rsidR="006725C1" w:rsidRPr="00475B96">
        <w:t>(</w:t>
      </w:r>
      <w:r w:rsidR="00EC19C3" w:rsidRPr="00475B96">
        <w:t>c</w:t>
      </w:r>
      <w:r w:rsidR="006725C1" w:rsidRPr="00475B96">
        <w:t xml:space="preserve">) </w:t>
      </w:r>
      <w:r w:rsidR="00FB36A5" w:rsidRPr="00475B96">
        <w:t xml:space="preserve"> </w:t>
      </w:r>
      <w:r w:rsidR="006725C1" w:rsidRPr="00475B96">
        <w:t>Hold completed contract files in the office responsible for maintaining them for a period of 12 months after completion</w:t>
      </w:r>
      <w:r w:rsidR="00CD20DC" w:rsidRPr="00475B96">
        <w:t xml:space="preserve">.  </w:t>
      </w:r>
      <w:r w:rsidR="006725C1" w:rsidRPr="00475B96">
        <w:t xml:space="preserve">After the initial </w:t>
      </w:r>
      <w:r w:rsidR="002C7A8C" w:rsidRPr="00475B96">
        <w:t>12-month</w:t>
      </w:r>
      <w:r w:rsidR="006725C1" w:rsidRPr="00475B96">
        <w:t xml:space="preserve"> period, send the records to the local records holding or staging area until they are eligible for destruction</w:t>
      </w:r>
      <w:r w:rsidR="00CD20DC" w:rsidRPr="00475B96">
        <w:t xml:space="preserve">.  </w:t>
      </w:r>
      <w:r w:rsidR="006725C1" w:rsidRPr="00475B96">
        <w:t>If no space is available locally, transfer the files to the General Services Administration Federal Records Center that services the area.</w:t>
      </w:r>
    </w:p>
    <w:p w14:paraId="5F1B5D8B" w14:textId="77777777" w:rsidR="00150932" w:rsidRPr="00475B96" w:rsidRDefault="00150932" w:rsidP="00EE5134"/>
    <w:p w14:paraId="6C50FE5C" w14:textId="34169CB8" w:rsidR="006725C1" w:rsidRPr="00475B96" w:rsidRDefault="005E0DE0" w:rsidP="00EE5134">
      <w:r w:rsidRPr="00475B96">
        <w:tab/>
      </w:r>
      <w:r w:rsidR="006725C1" w:rsidRPr="00475B96">
        <w:t>(</w:t>
      </w:r>
      <w:r w:rsidR="00EC19C3" w:rsidRPr="00475B96">
        <w:t>d</w:t>
      </w:r>
      <w:r w:rsidR="006725C1" w:rsidRPr="00475B96">
        <w:t xml:space="preserve">) </w:t>
      </w:r>
      <w:r w:rsidR="00FB36A5" w:rsidRPr="00475B96">
        <w:t xml:space="preserve"> </w:t>
      </w:r>
      <w:r w:rsidR="006725C1" w:rsidRPr="00475B96">
        <w:t>Duplicate or working contract files should</w:t>
      </w:r>
      <w:r w:rsidR="002C7A8C" w:rsidRPr="00475B96">
        <w:t xml:space="preserve"> not</w:t>
      </w:r>
      <w:r w:rsidR="006725C1" w:rsidRPr="00475B96">
        <w:t xml:space="preserve"> contain originals of materials that properly belong in the official files</w:t>
      </w:r>
      <w:r w:rsidR="00CD20DC" w:rsidRPr="00475B96">
        <w:t xml:space="preserve">.  </w:t>
      </w:r>
      <w:r w:rsidR="006725C1" w:rsidRPr="00475B96">
        <w:t xml:space="preserve">Destroy working files as soon as practicable once they </w:t>
      </w:r>
      <w:proofErr w:type="gramStart"/>
      <w:r w:rsidR="006725C1" w:rsidRPr="00475B96">
        <w:t>are no longer needed</w:t>
      </w:r>
      <w:proofErr w:type="gramEnd"/>
      <w:r w:rsidR="006725C1" w:rsidRPr="00475B96">
        <w:t>.</w:t>
      </w:r>
    </w:p>
    <w:p w14:paraId="517B9178" w14:textId="77777777" w:rsidR="00150932" w:rsidRPr="00475B96" w:rsidRDefault="00150932" w:rsidP="00EE5134"/>
    <w:p w14:paraId="7A3B0428" w14:textId="705B2AD1" w:rsidR="006725C1" w:rsidRPr="00475B96" w:rsidRDefault="005E0DE0" w:rsidP="00EE5134">
      <w:r w:rsidRPr="00475B96">
        <w:tab/>
      </w:r>
      <w:r w:rsidR="006725C1" w:rsidRPr="00475B96">
        <w:t>(</w:t>
      </w:r>
      <w:r w:rsidR="00EC19C3" w:rsidRPr="00475B96">
        <w:t>e</w:t>
      </w:r>
      <w:r w:rsidR="006725C1" w:rsidRPr="00475B96">
        <w:t xml:space="preserve">) </w:t>
      </w:r>
      <w:r w:rsidR="00FB36A5" w:rsidRPr="00475B96">
        <w:t xml:space="preserve"> </w:t>
      </w:r>
      <w:r w:rsidR="006725C1" w:rsidRPr="00475B96">
        <w:t>Retain pricing review files, containing documents related to reviews of the contractor's price proposals, subject to certified cost or pricing data (see FAR 15.403-4), for six years</w:t>
      </w:r>
      <w:r w:rsidR="00CD20DC" w:rsidRPr="00475B96">
        <w:t xml:space="preserve">.  </w:t>
      </w:r>
      <w:r w:rsidR="006725C1" w:rsidRPr="00475B96">
        <w:t xml:space="preserve">If it is impossible to determine the final payment date </w:t>
      </w:r>
      <w:proofErr w:type="gramStart"/>
      <w:r w:rsidR="006725C1" w:rsidRPr="00475B96">
        <w:t>in order to</w:t>
      </w:r>
      <w:proofErr w:type="gramEnd"/>
      <w:r w:rsidR="006725C1" w:rsidRPr="00475B96">
        <w:t xml:space="preserve"> measure the </w:t>
      </w:r>
      <w:r w:rsidR="002C7A8C" w:rsidRPr="00475B96">
        <w:t>six-year</w:t>
      </w:r>
      <w:r w:rsidR="006725C1" w:rsidRPr="00475B96">
        <w:t xml:space="preserve"> period, retain the files for nine years.</w:t>
      </w:r>
    </w:p>
    <w:p w14:paraId="0422DE89" w14:textId="77777777" w:rsidR="00C45DD2" w:rsidRPr="00475B96" w:rsidRDefault="00C45DD2" w:rsidP="00EE5134"/>
    <w:p w14:paraId="24CDADC6" w14:textId="4533E1C9" w:rsidR="008A15FD" w:rsidRPr="00475B96" w:rsidRDefault="00EC19C3" w:rsidP="00EE5134">
      <w:pPr>
        <w:pStyle w:val="Subpart"/>
      </w:pPr>
      <w:r w:rsidRPr="00475B96">
        <w:t>SUBPART 204.71—RESERVED</w:t>
      </w:r>
    </w:p>
    <w:p w14:paraId="5D66446A" w14:textId="77777777" w:rsidR="00C45DD2" w:rsidRPr="00475B96" w:rsidRDefault="00C45DD2" w:rsidP="00EE5134"/>
    <w:p w14:paraId="633B4DC8" w14:textId="6F9D67FC" w:rsidR="006725C1" w:rsidRPr="00475B96" w:rsidRDefault="00EC19C3" w:rsidP="00EE5134">
      <w:pPr>
        <w:pStyle w:val="Subpart"/>
      </w:pPr>
      <w:r w:rsidRPr="00475B96">
        <w:t>SUBPART 204.72—ANTITERRORISM AWARENESS TRAINING</w:t>
      </w:r>
    </w:p>
    <w:p w14:paraId="2D73E1A7" w14:textId="77777777" w:rsidR="00013F83" w:rsidRPr="00475B96" w:rsidRDefault="00013F83" w:rsidP="00EE5134"/>
    <w:p w14:paraId="7C4D95C2" w14:textId="01166A8B" w:rsidR="006725C1" w:rsidRPr="00475B96" w:rsidRDefault="006725C1" w:rsidP="00EE5134">
      <w:pPr>
        <w:pStyle w:val="Heading3"/>
      </w:pPr>
      <w:proofErr w:type="gramStart"/>
      <w:r w:rsidRPr="00475B96">
        <w:t xml:space="preserve">204.7200 </w:t>
      </w:r>
      <w:r w:rsidR="00CD20DC" w:rsidRPr="00475B96">
        <w:t xml:space="preserve"> </w:t>
      </w:r>
      <w:r w:rsidRPr="00475B96">
        <w:t>Scope</w:t>
      </w:r>
      <w:proofErr w:type="gramEnd"/>
      <w:r w:rsidRPr="00475B96">
        <w:t xml:space="preserve"> of subpart.</w:t>
      </w:r>
    </w:p>
    <w:p w14:paraId="47772F08" w14:textId="77777777" w:rsidR="006725C1" w:rsidRPr="00475B96" w:rsidRDefault="006725C1" w:rsidP="00EE5134">
      <w:r w:rsidRPr="00475B96">
        <w:t xml:space="preserve">This subpart provides policy and guidance related to antiterrorism awareness training for contractor personnel who require routine physical access to a </w:t>
      </w:r>
      <w:proofErr w:type="gramStart"/>
      <w:r w:rsidRPr="00475B96">
        <w:t>Federally-controlled</w:t>
      </w:r>
      <w:proofErr w:type="gramEnd"/>
      <w:r w:rsidRPr="00475B96">
        <w:t xml:space="preserve"> facility or military installation.</w:t>
      </w:r>
    </w:p>
    <w:p w14:paraId="212FF705" w14:textId="77777777" w:rsidR="00013F83" w:rsidRPr="00475B96" w:rsidRDefault="00013F83" w:rsidP="00EE5134"/>
    <w:p w14:paraId="425433FA" w14:textId="224C72CF" w:rsidR="006725C1" w:rsidRPr="00475B96" w:rsidRDefault="006725C1" w:rsidP="00EE5134">
      <w:proofErr w:type="gramStart"/>
      <w:r w:rsidRPr="00475B96">
        <w:rPr>
          <w:rStyle w:val="Heading3Char"/>
        </w:rPr>
        <w:t xml:space="preserve">204.7201 </w:t>
      </w:r>
      <w:r w:rsidR="00CD20DC" w:rsidRPr="00475B96">
        <w:rPr>
          <w:rStyle w:val="Heading3Char"/>
        </w:rPr>
        <w:t xml:space="preserve"> </w:t>
      </w:r>
      <w:r w:rsidRPr="00475B96">
        <w:rPr>
          <w:rStyle w:val="Heading3Char"/>
        </w:rPr>
        <w:t>Definition</w:t>
      </w:r>
      <w:proofErr w:type="gramEnd"/>
      <w:r w:rsidRPr="00475B96">
        <w:t>.</w:t>
      </w:r>
    </w:p>
    <w:p w14:paraId="335AD124" w14:textId="4C8D46A2" w:rsidR="006725C1" w:rsidRPr="00475B96" w:rsidRDefault="006725C1" w:rsidP="00EE5134">
      <w:r w:rsidRPr="00475B96">
        <w:t>As used in this subpart—</w:t>
      </w:r>
    </w:p>
    <w:p w14:paraId="443D883D" w14:textId="77777777" w:rsidR="007944C1" w:rsidRPr="00475B96" w:rsidRDefault="007944C1" w:rsidP="00EE5134"/>
    <w:p w14:paraId="3E162B51" w14:textId="4FD94C53" w:rsidR="006725C1" w:rsidRPr="00475B96" w:rsidRDefault="00A30A3B" w:rsidP="00EE5134">
      <w:r w:rsidRPr="00475B96">
        <w:rPr>
          <w:i/>
          <w:iCs/>
        </w:rPr>
        <w:tab/>
      </w:r>
      <w:r w:rsidR="00FF778D" w:rsidRPr="00FF778D">
        <w:t>“</w:t>
      </w:r>
      <w:r w:rsidR="006725C1" w:rsidRPr="00FF778D">
        <w:t>Military installation</w:t>
      </w:r>
      <w:r w:rsidR="00FF778D" w:rsidRPr="00FF778D">
        <w:t>”</w:t>
      </w:r>
      <w:r w:rsidR="006725C1" w:rsidRPr="00475B96">
        <w:t xml:space="preserve"> means a base, camp, post, station, yard, center, or other activity under the jurisdiction of the Secretary of a military department or, in the case of an activity in a foreign country, under the operational control of the Secretary of a military department or the Secretary of Defense (see </w:t>
      </w:r>
      <w:r w:rsidR="005E58BB" w:rsidRPr="00475B96">
        <w:t>10 U.S.C.  2801(c)(4)</w:t>
      </w:r>
      <w:r w:rsidR="006725C1" w:rsidRPr="00475B96">
        <w:t>).</w:t>
      </w:r>
    </w:p>
    <w:p w14:paraId="6EC176E2" w14:textId="77777777" w:rsidR="00013F83" w:rsidRPr="00475B96" w:rsidRDefault="00013F83" w:rsidP="00EE5134"/>
    <w:p w14:paraId="7388A913" w14:textId="5006C2F7" w:rsidR="006725C1" w:rsidRPr="00475B96" w:rsidRDefault="006725C1" w:rsidP="00EE5134">
      <w:pPr>
        <w:pStyle w:val="Heading3"/>
      </w:pPr>
      <w:proofErr w:type="gramStart"/>
      <w:r w:rsidRPr="00475B96">
        <w:t xml:space="preserve">204.7202 </w:t>
      </w:r>
      <w:r w:rsidR="00CD20DC" w:rsidRPr="00475B96">
        <w:t xml:space="preserve"> </w:t>
      </w:r>
      <w:r w:rsidRPr="00475B96">
        <w:t>Policy</w:t>
      </w:r>
      <w:proofErr w:type="gramEnd"/>
      <w:r w:rsidRPr="00475B96">
        <w:t>.</w:t>
      </w:r>
    </w:p>
    <w:p w14:paraId="5CCB3842" w14:textId="578F253B" w:rsidR="006725C1" w:rsidRPr="00475B96" w:rsidRDefault="006725C1" w:rsidP="00EE5134">
      <w:r w:rsidRPr="00475B96">
        <w:t>It is DoD policy that—</w:t>
      </w:r>
    </w:p>
    <w:p w14:paraId="72B2EA71" w14:textId="77777777" w:rsidR="00013F83" w:rsidRPr="00475B96" w:rsidRDefault="00013F83" w:rsidP="00EE5134"/>
    <w:p w14:paraId="7B3A2DA4" w14:textId="7A358818" w:rsidR="006725C1" w:rsidRPr="00475B96" w:rsidRDefault="00A30A3B" w:rsidP="00EE5134">
      <w:r w:rsidRPr="00475B96">
        <w:tab/>
      </w:r>
      <w:r w:rsidR="006725C1" w:rsidRPr="00475B96">
        <w:t xml:space="preserve">(a) Contractor personnel who, as a condition of contract performance, require routine physical access to a </w:t>
      </w:r>
      <w:proofErr w:type="gramStart"/>
      <w:r w:rsidR="006725C1" w:rsidRPr="00475B96">
        <w:t>Federally-controlled</w:t>
      </w:r>
      <w:proofErr w:type="gramEnd"/>
      <w:r w:rsidR="006725C1" w:rsidRPr="00475B96">
        <w:t xml:space="preserve"> facility or military installation are required to complete Level I antiterrorism awareness training within 30 days of requiring access and annually thereafter; and</w:t>
      </w:r>
    </w:p>
    <w:p w14:paraId="5F286D5A" w14:textId="77777777" w:rsidR="00013F83" w:rsidRPr="00475B96" w:rsidRDefault="00013F83" w:rsidP="00EE5134"/>
    <w:p w14:paraId="01F5DB7A" w14:textId="0D966EE1" w:rsidR="006725C1" w:rsidRPr="00475B96" w:rsidRDefault="00A30A3B" w:rsidP="00EE5134">
      <w:r w:rsidRPr="00475B96">
        <w:tab/>
      </w:r>
      <w:r w:rsidR="006725C1" w:rsidRPr="00475B96">
        <w:t xml:space="preserve">(b) In accordance with Department of Defense Instruction O-2000.16, Volume 1, DoD Antiterrorism (AT) Program Implementation: DoD AT Standards, Level I antiterrorism awareness training may </w:t>
      </w:r>
      <w:proofErr w:type="gramStart"/>
      <w:r w:rsidR="006725C1" w:rsidRPr="00475B96">
        <w:t>be completed</w:t>
      </w:r>
      <w:proofErr w:type="gramEnd"/>
      <w:r w:rsidR="006725C1" w:rsidRPr="00475B96">
        <w:t>—</w:t>
      </w:r>
    </w:p>
    <w:p w14:paraId="790C14D0" w14:textId="77777777" w:rsidR="00013F83" w:rsidRPr="00475B96" w:rsidRDefault="00013F83" w:rsidP="00EE5134"/>
    <w:p w14:paraId="4FF18434" w14:textId="7F158E96" w:rsidR="006725C1" w:rsidRPr="00475B96" w:rsidRDefault="00E91C82" w:rsidP="00EE5134">
      <w:r w:rsidRPr="00475B96">
        <w:tab/>
      </w:r>
      <w:r w:rsidRPr="00475B96">
        <w:tab/>
      </w:r>
      <w:r w:rsidR="006725C1" w:rsidRPr="00475B96">
        <w:t>(1) Through a DoD-sponsored and certified computer or web-based distance learning instruction for Level I antiterrorism awareness; or</w:t>
      </w:r>
    </w:p>
    <w:p w14:paraId="0BE2C471" w14:textId="77777777" w:rsidR="00013F83" w:rsidRPr="00475B96" w:rsidRDefault="00013F83" w:rsidP="00EE5134"/>
    <w:p w14:paraId="7F699129" w14:textId="0D1F7BF3" w:rsidR="006725C1" w:rsidRPr="00475B96" w:rsidRDefault="00A30A3B" w:rsidP="00EE5134">
      <w:r w:rsidRPr="00475B96">
        <w:tab/>
      </w:r>
      <w:r w:rsidRPr="00475B96">
        <w:tab/>
      </w:r>
      <w:r w:rsidR="006725C1" w:rsidRPr="00475B96">
        <w:t>(2) Under the instruction of a qualified Level I antiterrorism awareness instructor.</w:t>
      </w:r>
    </w:p>
    <w:p w14:paraId="11A8AB60" w14:textId="77777777" w:rsidR="00013F83" w:rsidRPr="00475B96" w:rsidRDefault="00013F83" w:rsidP="00EE5134"/>
    <w:p w14:paraId="0FF2D3AC" w14:textId="52D6B348" w:rsidR="006725C1" w:rsidRPr="00475B96" w:rsidRDefault="006725C1" w:rsidP="00EE5134">
      <w:pPr>
        <w:pStyle w:val="Heading3"/>
      </w:pPr>
      <w:bookmarkStart w:id="18" w:name="_Hlk216192520"/>
      <w:r w:rsidRPr="00475B96">
        <w:t>204.7203 Contract clause.</w:t>
      </w:r>
    </w:p>
    <w:p w14:paraId="6A05A734" w14:textId="052C7DCD" w:rsidR="006725C1" w:rsidRPr="00475B96" w:rsidRDefault="00C9274A" w:rsidP="00EE5134">
      <w:r w:rsidRPr="00475B96">
        <w:t xml:space="preserve">Insert </w:t>
      </w:r>
      <w:r w:rsidR="006725C1" w:rsidRPr="00475B96">
        <w:t xml:space="preserve">the clause at 252.204-7004, DoD Antiterrorism Awareness Training for </w:t>
      </w:r>
      <w:bookmarkEnd w:id="18"/>
      <w:r w:rsidR="006725C1" w:rsidRPr="00475B96">
        <w:t xml:space="preserve">Contractors, in solicitations and contracts, including solicitations and contracts using FAR part 12 procedures for the acquisition of commercial products and commercial services, when contractor personnel require routine physical access to a </w:t>
      </w:r>
      <w:proofErr w:type="gramStart"/>
      <w:r w:rsidR="006725C1" w:rsidRPr="00475B96">
        <w:t>Federally-controlled</w:t>
      </w:r>
      <w:proofErr w:type="gramEnd"/>
      <w:r w:rsidR="006725C1" w:rsidRPr="00475B96">
        <w:t xml:space="preserve"> facility or military installation.</w:t>
      </w:r>
    </w:p>
    <w:p w14:paraId="116AC952" w14:textId="77777777" w:rsidR="00013F83" w:rsidRPr="00475B96" w:rsidRDefault="00013F83" w:rsidP="00EE5134"/>
    <w:p w14:paraId="5B955CB3" w14:textId="3CED30FC" w:rsidR="00CC54EA" w:rsidRPr="00475B96" w:rsidRDefault="00EC19C3" w:rsidP="00EE5134">
      <w:pPr>
        <w:pStyle w:val="Subpart"/>
      </w:pPr>
      <w:r w:rsidRPr="00475B96">
        <w:t>SUBPART 204.73—RESERVED</w:t>
      </w:r>
    </w:p>
    <w:p w14:paraId="3F2FB9DB" w14:textId="77777777" w:rsidR="00CC54EA" w:rsidRPr="00475B96" w:rsidRDefault="00CC54EA" w:rsidP="00EE5134"/>
    <w:p w14:paraId="6DA0FF10" w14:textId="66AC8E5C" w:rsidR="006725C1" w:rsidRPr="00475B96" w:rsidRDefault="00EC19C3" w:rsidP="00EE5134">
      <w:pPr>
        <w:pStyle w:val="Subpart"/>
      </w:pPr>
      <w:r w:rsidRPr="00475B96">
        <w:t>SUBPART 204.74—DISCLOSURE OF INFORMATION TO LITIGATION SUPPORT CONTRACTORS</w:t>
      </w:r>
    </w:p>
    <w:p w14:paraId="46A6838E" w14:textId="77777777" w:rsidR="00013F83" w:rsidRPr="00475B96" w:rsidRDefault="00013F83" w:rsidP="00EE5134"/>
    <w:p w14:paraId="54660977" w14:textId="3052F880" w:rsidR="006725C1" w:rsidRPr="00475B96" w:rsidRDefault="006725C1" w:rsidP="00EE5134">
      <w:pPr>
        <w:pStyle w:val="Heading3"/>
      </w:pPr>
      <w:proofErr w:type="gramStart"/>
      <w:r w:rsidRPr="00475B96">
        <w:t xml:space="preserve">204.7400 </w:t>
      </w:r>
      <w:r w:rsidR="00CD20DC" w:rsidRPr="00475B96">
        <w:t xml:space="preserve"> </w:t>
      </w:r>
      <w:r w:rsidRPr="00475B96">
        <w:t>Scope</w:t>
      </w:r>
      <w:proofErr w:type="gramEnd"/>
      <w:r w:rsidRPr="00475B96">
        <w:t xml:space="preserve"> of subpart.</w:t>
      </w:r>
    </w:p>
    <w:p w14:paraId="6985EF6C" w14:textId="10950099" w:rsidR="006725C1" w:rsidRPr="00475B96" w:rsidRDefault="006725C1" w:rsidP="00EE5134">
      <w:r w:rsidRPr="00475B96">
        <w:t>This subpart prescribes policies and procedures for the release and safeguarding of information to litigation support contractors</w:t>
      </w:r>
      <w:r w:rsidR="00CD20DC" w:rsidRPr="00475B96">
        <w:t xml:space="preserve">.  </w:t>
      </w:r>
      <w:r w:rsidRPr="00475B96">
        <w:t xml:space="preserve">It implements the requirements at </w:t>
      </w:r>
      <w:r w:rsidR="0065160A" w:rsidRPr="00475B96">
        <w:t>10 U.S.C. 129d</w:t>
      </w:r>
      <w:r w:rsidRPr="00475B96">
        <w:t>.</w:t>
      </w:r>
    </w:p>
    <w:p w14:paraId="30AED853" w14:textId="77777777" w:rsidR="00013F83" w:rsidRPr="00475B96" w:rsidRDefault="00013F83" w:rsidP="00EE5134"/>
    <w:p w14:paraId="523EF03A" w14:textId="5C0B916A" w:rsidR="006725C1" w:rsidRPr="00475B96" w:rsidRDefault="006725C1" w:rsidP="00EE5134">
      <w:pPr>
        <w:pStyle w:val="Heading3"/>
      </w:pPr>
      <w:proofErr w:type="gramStart"/>
      <w:r w:rsidRPr="00475B96">
        <w:t xml:space="preserve">204.7401 </w:t>
      </w:r>
      <w:r w:rsidR="00CD20DC" w:rsidRPr="00475B96">
        <w:t xml:space="preserve"> </w:t>
      </w:r>
      <w:r w:rsidRPr="00475B96">
        <w:t>Definitions</w:t>
      </w:r>
      <w:proofErr w:type="gramEnd"/>
      <w:r w:rsidRPr="00475B96">
        <w:t>.</w:t>
      </w:r>
    </w:p>
    <w:p w14:paraId="5392D3C9" w14:textId="77A84D4F" w:rsidR="006725C1" w:rsidRPr="00475B96" w:rsidRDefault="006725C1" w:rsidP="00EE5134">
      <w:r w:rsidRPr="00475B96">
        <w:t>As used in this subpart—</w:t>
      </w:r>
    </w:p>
    <w:p w14:paraId="686281A0" w14:textId="77777777" w:rsidR="00013F83" w:rsidRPr="00475B96" w:rsidRDefault="00013F83" w:rsidP="00EE5134"/>
    <w:p w14:paraId="42D3A361" w14:textId="60AD485D" w:rsidR="006725C1" w:rsidRPr="00475B96" w:rsidRDefault="007944C1" w:rsidP="00EE5134">
      <w:r w:rsidRPr="00475B96">
        <w:rPr>
          <w:i/>
          <w:iCs/>
        </w:rPr>
        <w:tab/>
      </w:r>
      <w:r w:rsidR="00365D72" w:rsidRPr="00A9318E">
        <w:t>“</w:t>
      </w:r>
      <w:r w:rsidR="006725C1" w:rsidRPr="00A9318E">
        <w:t>Computer software</w:t>
      </w:r>
      <w:r w:rsidR="00365D72" w:rsidRPr="00A9318E">
        <w:t>”</w:t>
      </w:r>
      <w:r w:rsidR="006725C1" w:rsidRPr="00365D72">
        <w:t xml:space="preserve"> </w:t>
      </w:r>
      <w:r w:rsidR="006725C1" w:rsidRPr="00475B96">
        <w:t xml:space="preserve">means computer programs, source code, source code listings, object code listings, design details, algorithms, processes, flow charts, formulae, and related material that would enable the software to </w:t>
      </w:r>
      <w:proofErr w:type="gramStart"/>
      <w:r w:rsidR="006725C1" w:rsidRPr="00475B96">
        <w:t>be reproduced</w:t>
      </w:r>
      <w:proofErr w:type="gramEnd"/>
      <w:r w:rsidR="006725C1" w:rsidRPr="00475B96">
        <w:t>, recreated, or recompiled</w:t>
      </w:r>
      <w:r w:rsidR="00CD20DC" w:rsidRPr="00475B96">
        <w:t xml:space="preserve">.  </w:t>
      </w:r>
      <w:r w:rsidR="006725C1" w:rsidRPr="00475B96">
        <w:t>Computer software does not include computer data bases or computer software documentation.</w:t>
      </w:r>
    </w:p>
    <w:p w14:paraId="42143428" w14:textId="77777777" w:rsidR="00013F83" w:rsidRPr="00475B96" w:rsidRDefault="00013F83" w:rsidP="00EE5134"/>
    <w:p w14:paraId="4C2FA684" w14:textId="206041E0" w:rsidR="006725C1" w:rsidRPr="00475B96" w:rsidRDefault="007944C1" w:rsidP="00EE5134">
      <w:r w:rsidRPr="00475B96">
        <w:rPr>
          <w:i/>
          <w:iCs/>
        </w:rPr>
        <w:tab/>
      </w:r>
      <w:r w:rsidR="00365D72" w:rsidRPr="00A9318E">
        <w:t>“</w:t>
      </w:r>
      <w:r w:rsidR="006725C1" w:rsidRPr="00A9318E">
        <w:t>Litigation information</w:t>
      </w:r>
      <w:r w:rsidR="00365D72" w:rsidRPr="00A9318E">
        <w:t>”</w:t>
      </w:r>
      <w:r w:rsidR="006725C1" w:rsidRPr="00475B96">
        <w:t xml:space="preserve"> means any information, including sensitive information, that </w:t>
      </w:r>
      <w:proofErr w:type="gramStart"/>
      <w:r w:rsidR="006725C1" w:rsidRPr="00475B96">
        <w:t>is furnished</w:t>
      </w:r>
      <w:proofErr w:type="gramEnd"/>
      <w:r w:rsidR="006725C1" w:rsidRPr="00475B96">
        <w:t xml:space="preserve"> to the contractor by or on behalf of the Government, or that is generated or obtained by the contractor in the performance of litigation support under a contract</w:t>
      </w:r>
      <w:r w:rsidR="00CD20DC" w:rsidRPr="00475B96">
        <w:t xml:space="preserve">.  </w:t>
      </w:r>
      <w:r w:rsidR="006725C1" w:rsidRPr="00475B96">
        <w:t>The term does not include information that is lawfully, publicly available without restriction, including information contained in a publicly available solicitation.</w:t>
      </w:r>
    </w:p>
    <w:p w14:paraId="6E247E2A" w14:textId="77777777" w:rsidR="00013F83" w:rsidRPr="00475B96" w:rsidRDefault="00013F83" w:rsidP="00EE5134"/>
    <w:p w14:paraId="5B13ED78" w14:textId="303DC549" w:rsidR="006725C1" w:rsidRPr="00475B96" w:rsidRDefault="007944C1" w:rsidP="00EE5134">
      <w:r w:rsidRPr="00475B96">
        <w:rPr>
          <w:i/>
          <w:iCs/>
        </w:rPr>
        <w:tab/>
      </w:r>
      <w:r w:rsidR="00365D72" w:rsidRPr="00A9318E">
        <w:t>“</w:t>
      </w:r>
      <w:r w:rsidR="006725C1" w:rsidRPr="00A9318E">
        <w:t>Litigation support</w:t>
      </w:r>
      <w:r w:rsidR="00365D72" w:rsidRPr="00A9318E">
        <w:t>”</w:t>
      </w:r>
      <w:r w:rsidR="006725C1" w:rsidRPr="00475B96">
        <w:t xml:space="preserve"> means administrative, technical, or professional services provided in support of the Government during or in anticipation of litigation.</w:t>
      </w:r>
    </w:p>
    <w:p w14:paraId="4B88DE07" w14:textId="77777777" w:rsidR="00013F83" w:rsidRPr="00475B96" w:rsidRDefault="00013F83" w:rsidP="00EE5134"/>
    <w:p w14:paraId="2689F46E" w14:textId="16A3F6B0" w:rsidR="006725C1" w:rsidRPr="00475B96" w:rsidRDefault="00E91C82" w:rsidP="00EE5134">
      <w:r w:rsidRPr="00475B96">
        <w:rPr>
          <w:i/>
          <w:iCs/>
        </w:rPr>
        <w:tab/>
      </w:r>
      <w:r w:rsidR="00365D72" w:rsidRPr="00A9318E">
        <w:t>“</w:t>
      </w:r>
      <w:r w:rsidR="006725C1" w:rsidRPr="00A9318E">
        <w:t>Litigation support contractor</w:t>
      </w:r>
      <w:r w:rsidR="00365D72" w:rsidRPr="00A9318E">
        <w:t>”</w:t>
      </w:r>
      <w:r w:rsidR="006725C1" w:rsidRPr="00475B96">
        <w:t xml:space="preserve"> means a contractor (including its experts, technical consultants, subcontractors, and suppliers) providing litigation support under a contract that contains the clause at 252.204-7014, Limitations on the Use or Disclosure of Information by Litigation Support Contractors.</w:t>
      </w:r>
    </w:p>
    <w:p w14:paraId="006DE153" w14:textId="77777777" w:rsidR="00013F83" w:rsidRPr="00475B96" w:rsidRDefault="00013F83" w:rsidP="00EE5134"/>
    <w:p w14:paraId="1572DFA7" w14:textId="673AF5A2" w:rsidR="006725C1" w:rsidRPr="00475B96" w:rsidRDefault="00E91C82" w:rsidP="00EE5134">
      <w:r w:rsidRPr="00475B96">
        <w:rPr>
          <w:i/>
          <w:iCs/>
        </w:rPr>
        <w:lastRenderedPageBreak/>
        <w:tab/>
      </w:r>
      <w:r w:rsidR="00365D72" w:rsidRPr="00A9318E">
        <w:t>“</w:t>
      </w:r>
      <w:r w:rsidR="006725C1" w:rsidRPr="00A9318E">
        <w:t>Sensitive information</w:t>
      </w:r>
      <w:r w:rsidR="00365D72" w:rsidRPr="00A9318E">
        <w:t>”</w:t>
      </w:r>
      <w:r w:rsidR="006725C1" w:rsidRPr="00475B96">
        <w:t xml:space="preserve"> means controlled unclassified information of a commercial, financial, proprietary, or privileged nature</w:t>
      </w:r>
      <w:r w:rsidR="00CD20DC" w:rsidRPr="00475B96">
        <w:t xml:space="preserve">.  </w:t>
      </w:r>
      <w:r w:rsidR="006725C1" w:rsidRPr="00475B96">
        <w:t>The term includes technical data and computer software, but does not include information that is lawfully, publicly available without restriction.</w:t>
      </w:r>
    </w:p>
    <w:p w14:paraId="4D7EEE10" w14:textId="77777777" w:rsidR="00013F83" w:rsidRPr="00475B96" w:rsidRDefault="00013F83" w:rsidP="00EE5134"/>
    <w:p w14:paraId="72FACC47" w14:textId="0BB6FA72" w:rsidR="006725C1" w:rsidRPr="00475B96" w:rsidRDefault="00E91C82" w:rsidP="00EE5134">
      <w:r w:rsidRPr="00475B96">
        <w:rPr>
          <w:i/>
          <w:iCs/>
        </w:rPr>
        <w:tab/>
      </w:r>
      <w:r w:rsidR="00365D72" w:rsidRPr="00A9318E">
        <w:t>“</w:t>
      </w:r>
      <w:r w:rsidR="006725C1" w:rsidRPr="00A9318E">
        <w:t>Technical data</w:t>
      </w:r>
      <w:r w:rsidR="00365D72" w:rsidRPr="00A9318E">
        <w:t>”</w:t>
      </w:r>
      <w:r w:rsidR="006725C1" w:rsidRPr="00475B96">
        <w:t xml:space="preserve"> means recorded information, regardless of the form or method of the recording, of a scientific or technical nature (including computer software documentation)</w:t>
      </w:r>
      <w:r w:rsidR="00CD20DC" w:rsidRPr="00475B96">
        <w:t xml:space="preserve">.  </w:t>
      </w:r>
      <w:r w:rsidR="006725C1" w:rsidRPr="00475B96">
        <w:t>The term does not include computer software or data incidental to contract administration, such as financial and/or management information.</w:t>
      </w:r>
    </w:p>
    <w:p w14:paraId="6B240620" w14:textId="77777777" w:rsidR="00CC54EA" w:rsidRPr="00475B96" w:rsidRDefault="00CC54EA" w:rsidP="00EE5134"/>
    <w:p w14:paraId="1581EDD7" w14:textId="08138880" w:rsidR="006725C1" w:rsidRPr="00475B96" w:rsidRDefault="006725C1" w:rsidP="00EE5134">
      <w:pPr>
        <w:pStyle w:val="Heading3"/>
      </w:pPr>
      <w:proofErr w:type="gramStart"/>
      <w:r w:rsidRPr="00475B96">
        <w:t xml:space="preserve">204.7402 </w:t>
      </w:r>
      <w:r w:rsidR="00CD20DC" w:rsidRPr="00475B96">
        <w:t xml:space="preserve"> </w:t>
      </w:r>
      <w:r w:rsidRPr="00475B96">
        <w:t>Policy</w:t>
      </w:r>
      <w:proofErr w:type="gramEnd"/>
      <w:r w:rsidRPr="00475B96">
        <w:t>.</w:t>
      </w:r>
    </w:p>
    <w:p w14:paraId="715256E1" w14:textId="77777777" w:rsidR="00013F83" w:rsidRPr="00475B96" w:rsidRDefault="00013F83" w:rsidP="00EE5134"/>
    <w:p w14:paraId="348E1E48" w14:textId="7BC843AF" w:rsidR="006725C1" w:rsidRPr="00475B96" w:rsidRDefault="00E91C82" w:rsidP="00EE5134">
      <w:r w:rsidRPr="00475B96">
        <w:tab/>
      </w:r>
      <w:r w:rsidR="006725C1" w:rsidRPr="00475B96">
        <w:t xml:space="preserve">(a) </w:t>
      </w:r>
      <w:r w:rsidR="00C50456" w:rsidRPr="00475B96">
        <w:t xml:space="preserve"> </w:t>
      </w:r>
      <w:r w:rsidR="006725C1" w:rsidRPr="00475B96">
        <w:t xml:space="preserve">Any release or disclosure of litigation information that includes sensitive information to a litigation support contractor, and the litigation support contractor's use and handling of such information, </w:t>
      </w:r>
      <w:r w:rsidR="0030046C" w:rsidRPr="00475B96">
        <w:t>must</w:t>
      </w:r>
      <w:r w:rsidR="006725C1" w:rsidRPr="00475B96">
        <w:t xml:space="preserve"> comply with the requirements of </w:t>
      </w:r>
      <w:r w:rsidR="002D1F4C" w:rsidRPr="00475B96">
        <w:t>10 U.S.C. 129d</w:t>
      </w:r>
      <w:r w:rsidR="006725C1" w:rsidRPr="00475B96">
        <w:t>.</w:t>
      </w:r>
    </w:p>
    <w:p w14:paraId="4BBDD9C7" w14:textId="77777777" w:rsidR="00013F83" w:rsidRPr="00475B96" w:rsidRDefault="00013F83" w:rsidP="00EE5134"/>
    <w:p w14:paraId="4B2C8D71" w14:textId="5CBF934F" w:rsidR="006725C1" w:rsidRPr="00475B96" w:rsidRDefault="00B31542" w:rsidP="00EE5134">
      <w:r w:rsidRPr="00475B96">
        <w:tab/>
      </w:r>
      <w:r w:rsidR="006725C1" w:rsidRPr="00475B96">
        <w:t xml:space="preserve">(b) </w:t>
      </w:r>
      <w:r w:rsidR="00C50456" w:rsidRPr="00475B96">
        <w:t xml:space="preserve"> </w:t>
      </w:r>
      <w:r w:rsidR="006725C1" w:rsidRPr="00475B96">
        <w:t xml:space="preserve">To the maximum extent practicable, DoD will provide notice to an offeror or contractor submitting, delivering, or otherwise providing information to DoD in connection with an offer or performance of a contract that such information may </w:t>
      </w:r>
      <w:proofErr w:type="gramStart"/>
      <w:r w:rsidR="006725C1" w:rsidRPr="00475B96">
        <w:t>be released</w:t>
      </w:r>
      <w:proofErr w:type="gramEnd"/>
      <w:r w:rsidR="006725C1" w:rsidRPr="00475B96">
        <w:t xml:space="preserve"> or disclosed to litigation support contractors.</w:t>
      </w:r>
    </w:p>
    <w:p w14:paraId="4ED79ADF" w14:textId="77777777" w:rsidR="00013F83" w:rsidRPr="00475B96" w:rsidRDefault="00013F83" w:rsidP="00EE5134"/>
    <w:p w14:paraId="073B075D" w14:textId="602EC0B3" w:rsidR="006725C1" w:rsidRPr="00475B96" w:rsidRDefault="00B31542" w:rsidP="00EE5134">
      <w:r w:rsidRPr="00475B96">
        <w:tab/>
      </w:r>
      <w:r w:rsidR="006725C1" w:rsidRPr="00475B96">
        <w:t xml:space="preserve">(c) </w:t>
      </w:r>
      <w:r w:rsidR="00C50456" w:rsidRPr="00475B96">
        <w:t xml:space="preserve"> </w:t>
      </w:r>
      <w:r w:rsidR="006725C1" w:rsidRPr="00475B96">
        <w:t xml:space="preserve">Information that is publicly available without restriction, including publicly available solicitations for litigation support services, will not </w:t>
      </w:r>
      <w:proofErr w:type="gramStart"/>
      <w:r w:rsidR="006725C1" w:rsidRPr="00475B96">
        <w:t>be protected</w:t>
      </w:r>
      <w:proofErr w:type="gramEnd"/>
      <w:r w:rsidR="006725C1" w:rsidRPr="00475B96">
        <w:t xml:space="preserve"> from disclosure as litigation information.</w:t>
      </w:r>
    </w:p>
    <w:p w14:paraId="3F9D05B2" w14:textId="77777777" w:rsidR="00013F83" w:rsidRPr="00475B96" w:rsidRDefault="00013F83" w:rsidP="00EE5134"/>
    <w:p w14:paraId="7E96300E" w14:textId="13EE6C68" w:rsidR="006725C1" w:rsidRPr="00475B96" w:rsidRDefault="007944C1" w:rsidP="00EE5134">
      <w:r w:rsidRPr="00475B96">
        <w:tab/>
      </w:r>
      <w:r w:rsidR="006725C1" w:rsidRPr="00475B96">
        <w:t xml:space="preserve">(d) </w:t>
      </w:r>
      <w:r w:rsidR="00C50456" w:rsidRPr="00475B96">
        <w:t xml:space="preserve"> </w:t>
      </w:r>
      <w:r w:rsidR="006725C1" w:rsidRPr="00475B96">
        <w:t xml:space="preserve">When sharing sensitive information with a litigation support contractor, contracting officers </w:t>
      </w:r>
      <w:r w:rsidR="0030046C" w:rsidRPr="00475B96">
        <w:t>must</w:t>
      </w:r>
      <w:r w:rsidR="006725C1" w:rsidRPr="00475B96">
        <w:t xml:space="preserve"> ensure that all other applicable requirements for handling and safeguarding the relevant types of sensitive information </w:t>
      </w:r>
      <w:proofErr w:type="gramStart"/>
      <w:r w:rsidR="006725C1" w:rsidRPr="00475B96">
        <w:t>are included</w:t>
      </w:r>
      <w:proofErr w:type="gramEnd"/>
      <w:r w:rsidR="006725C1" w:rsidRPr="00475B96">
        <w:t xml:space="preserve"> in the contract (</w:t>
      </w:r>
      <w:r w:rsidR="006725C1" w:rsidRPr="00475B96">
        <w:rPr>
          <w:i/>
          <w:iCs/>
        </w:rPr>
        <w:t>e.g.,</w:t>
      </w:r>
      <w:r w:rsidR="006725C1" w:rsidRPr="00475B96">
        <w:t xml:space="preserve"> FAR </w:t>
      </w:r>
      <w:r w:rsidR="00754601" w:rsidRPr="00475B96">
        <w:t xml:space="preserve">part 40 and subpart </w:t>
      </w:r>
      <w:r w:rsidR="006725C1" w:rsidRPr="00475B96">
        <w:t xml:space="preserve">24.1; DFARS </w:t>
      </w:r>
      <w:r w:rsidR="00754601" w:rsidRPr="00475B96">
        <w:t>part 240 and subpart</w:t>
      </w:r>
      <w:r w:rsidR="006725C1" w:rsidRPr="00475B96">
        <w:t xml:space="preserve"> 224.1).</w:t>
      </w:r>
    </w:p>
    <w:p w14:paraId="2274B2C9" w14:textId="77777777" w:rsidR="00013F83" w:rsidRPr="00475B96" w:rsidRDefault="00013F83" w:rsidP="00EE5134"/>
    <w:p w14:paraId="437D4401" w14:textId="5CEF790E" w:rsidR="006725C1" w:rsidRPr="00475B96" w:rsidRDefault="006725C1" w:rsidP="00475B96">
      <w:pPr>
        <w:pStyle w:val="Heading3"/>
      </w:pPr>
      <w:bookmarkStart w:id="19" w:name="_Hlk216192741"/>
      <w:proofErr w:type="gramStart"/>
      <w:r w:rsidRPr="00475B96">
        <w:t xml:space="preserve">204.7403 </w:t>
      </w:r>
      <w:r w:rsidR="00CD20DC" w:rsidRPr="00475B96">
        <w:t xml:space="preserve"> </w:t>
      </w:r>
      <w:r w:rsidRPr="00475B96">
        <w:t>Contract</w:t>
      </w:r>
      <w:proofErr w:type="gramEnd"/>
      <w:r w:rsidRPr="00475B96">
        <w:t xml:space="preserve"> clauses.</w:t>
      </w:r>
    </w:p>
    <w:p w14:paraId="6EEEA9AF" w14:textId="77777777" w:rsidR="00013F83" w:rsidRPr="00475B96" w:rsidRDefault="00013F83" w:rsidP="00EE5134"/>
    <w:p w14:paraId="37A6BF84" w14:textId="1953AAE5" w:rsidR="006725C1" w:rsidRPr="00475B96" w:rsidRDefault="00B31542" w:rsidP="00EE5134">
      <w:r w:rsidRPr="00475B96">
        <w:tab/>
      </w:r>
      <w:r w:rsidR="006725C1" w:rsidRPr="00475B96">
        <w:t xml:space="preserve">(a) </w:t>
      </w:r>
      <w:r w:rsidR="00C50456" w:rsidRPr="00475B96">
        <w:t xml:space="preserve">Insert </w:t>
      </w:r>
      <w:r w:rsidR="006725C1" w:rsidRPr="00475B96">
        <w:t>the clause at 252.204-7014, Limitations on the Use or Disclosure of Information by Litigation Support Contractors, in all solicitations and contracts that involve litigation support services, including solicitations and contracts using FAR part 12 procedures for the acquisition of commercial products and commercial services.</w:t>
      </w:r>
    </w:p>
    <w:p w14:paraId="3E588819" w14:textId="77777777" w:rsidR="00013F83" w:rsidRPr="00475B96" w:rsidRDefault="00013F83" w:rsidP="00EE5134"/>
    <w:p w14:paraId="130E0D0A" w14:textId="449FEF96" w:rsidR="006725C1" w:rsidRPr="00475B96" w:rsidRDefault="00B31542" w:rsidP="00EE5134">
      <w:r w:rsidRPr="00475B96">
        <w:tab/>
      </w:r>
      <w:r w:rsidR="006725C1" w:rsidRPr="00475B96">
        <w:t xml:space="preserve">(b) </w:t>
      </w:r>
      <w:r w:rsidR="00217360" w:rsidRPr="00475B96">
        <w:t xml:space="preserve"> Insert</w:t>
      </w:r>
      <w:r w:rsidR="006725C1" w:rsidRPr="00475B96">
        <w:t xml:space="preserve"> the clause at 252.204-7015, Notice of Authorized Disclosure </w:t>
      </w:r>
      <w:bookmarkEnd w:id="19"/>
      <w:r w:rsidR="006725C1" w:rsidRPr="00475B96">
        <w:t>of Information for Litigation Support, in solicitations and contracts that involve litigation support services, including solicitations and contracts using FAR part 12 procedures for the acquisition of commercial products and commercial services.</w:t>
      </w:r>
    </w:p>
    <w:p w14:paraId="64E94A88" w14:textId="77777777" w:rsidR="00013F83" w:rsidRPr="00475B96" w:rsidRDefault="00013F83" w:rsidP="00EE5134"/>
    <w:p w14:paraId="19CEC973" w14:textId="418706E3" w:rsidR="00CC54EA" w:rsidRPr="00475B96" w:rsidRDefault="00EC19C3" w:rsidP="00EE5134">
      <w:pPr>
        <w:pStyle w:val="Subpart"/>
      </w:pPr>
      <w:r w:rsidRPr="00475B96">
        <w:t>SUBPART 204.75—</w:t>
      </w:r>
      <w:r w:rsidRPr="00475B96">
        <w:rPr>
          <w:rFonts w:eastAsiaTheme="majorEastAsia" w:cstheme="majorBidi"/>
          <w:szCs w:val="32"/>
        </w:rPr>
        <w:t>RESERVED</w:t>
      </w:r>
    </w:p>
    <w:p w14:paraId="70166840" w14:textId="77777777" w:rsidR="00CC54EA" w:rsidRPr="00475B96" w:rsidRDefault="00CC54EA" w:rsidP="00EE5134">
      <w:pPr>
        <w:jc w:val="center"/>
      </w:pPr>
    </w:p>
    <w:p w14:paraId="2CCD34B2" w14:textId="0C45A0DB" w:rsidR="006725C1" w:rsidRPr="00475B96" w:rsidRDefault="00EC19C3" w:rsidP="00EE5134">
      <w:pPr>
        <w:pStyle w:val="Subpart"/>
      </w:pPr>
      <w:r w:rsidRPr="00475B96">
        <w:t>SUBPART 204.76—SUPPLIER PERFORMANCE RISK SYSTEM</w:t>
      </w:r>
    </w:p>
    <w:p w14:paraId="44ABAF38" w14:textId="77777777" w:rsidR="00013F83" w:rsidRPr="00475B96" w:rsidRDefault="00013F83" w:rsidP="00EE5134"/>
    <w:p w14:paraId="4EBC4A37" w14:textId="6479F802" w:rsidR="006725C1" w:rsidRPr="00475B96" w:rsidRDefault="006725C1" w:rsidP="00EE5134">
      <w:pPr>
        <w:pStyle w:val="Heading3"/>
      </w:pPr>
      <w:proofErr w:type="gramStart"/>
      <w:r w:rsidRPr="00475B96">
        <w:t xml:space="preserve">204.7600 </w:t>
      </w:r>
      <w:r w:rsidR="00CD20DC" w:rsidRPr="00475B96">
        <w:t xml:space="preserve"> </w:t>
      </w:r>
      <w:r w:rsidRPr="00475B96">
        <w:t>Scope</w:t>
      </w:r>
      <w:proofErr w:type="gramEnd"/>
      <w:r w:rsidRPr="00475B96">
        <w:t xml:space="preserve"> of subpart.</w:t>
      </w:r>
    </w:p>
    <w:p w14:paraId="28780895" w14:textId="77777777" w:rsidR="006725C1" w:rsidRPr="00475B96" w:rsidRDefault="006725C1" w:rsidP="00EE5134">
      <w:r w:rsidRPr="00475B96">
        <w:t>This subpart provides policies and procedures for use of the Supplier Performance Risk System (SPRS) risk assessments in the evaluation of a quotation or offer.</w:t>
      </w:r>
    </w:p>
    <w:p w14:paraId="0D654EB3" w14:textId="77777777" w:rsidR="00013F83" w:rsidRPr="00475B96" w:rsidRDefault="00013F83" w:rsidP="00EE5134"/>
    <w:p w14:paraId="1FEE057C" w14:textId="73708B79" w:rsidR="006725C1" w:rsidRPr="00475B96" w:rsidRDefault="006725C1" w:rsidP="00EE5134">
      <w:pPr>
        <w:pStyle w:val="Heading3"/>
      </w:pPr>
      <w:proofErr w:type="gramStart"/>
      <w:r w:rsidRPr="00475B96">
        <w:lastRenderedPageBreak/>
        <w:t xml:space="preserve">204.7601 </w:t>
      </w:r>
      <w:r w:rsidR="00CD20DC" w:rsidRPr="00475B96">
        <w:t xml:space="preserve"> </w:t>
      </w:r>
      <w:r w:rsidRPr="00475B96">
        <w:t>Definitions</w:t>
      </w:r>
      <w:proofErr w:type="gramEnd"/>
      <w:r w:rsidRPr="00475B96">
        <w:t>.</w:t>
      </w:r>
    </w:p>
    <w:p w14:paraId="09553939" w14:textId="005902B8" w:rsidR="006725C1" w:rsidRPr="00475B96" w:rsidRDefault="006725C1" w:rsidP="00EE5134">
      <w:r w:rsidRPr="00475B96">
        <w:t>As used in this subpart—</w:t>
      </w:r>
    </w:p>
    <w:p w14:paraId="4B493B82" w14:textId="77777777" w:rsidR="00013F83" w:rsidRPr="00475B96" w:rsidRDefault="00013F83" w:rsidP="00EE5134"/>
    <w:p w14:paraId="2580E4A6" w14:textId="38A79319" w:rsidR="006725C1" w:rsidRPr="00475B96" w:rsidRDefault="00E91C82" w:rsidP="00EE5134">
      <w:r w:rsidRPr="00475B96">
        <w:rPr>
          <w:i/>
          <w:iCs/>
        </w:rPr>
        <w:tab/>
      </w:r>
      <w:r w:rsidR="00365D72" w:rsidRPr="00A9318E">
        <w:t>“</w:t>
      </w:r>
      <w:r w:rsidR="006725C1" w:rsidRPr="00A9318E">
        <w:t>Item risk</w:t>
      </w:r>
      <w:r w:rsidR="00365D72" w:rsidRPr="00A9318E">
        <w:t>”</w:t>
      </w:r>
      <w:r w:rsidR="006725C1" w:rsidRPr="00475B96">
        <w:t xml:space="preserve"> means the probability that a product, based on intended use, will introduce performance risk resulting in safety issues, mission degradation, or monetary loss.</w:t>
      </w:r>
    </w:p>
    <w:p w14:paraId="41E9EF8E" w14:textId="77777777" w:rsidR="00013F83" w:rsidRPr="00475B96" w:rsidRDefault="00013F83" w:rsidP="00EE5134"/>
    <w:p w14:paraId="5CD07CD5" w14:textId="00EE436E" w:rsidR="006725C1" w:rsidRPr="00475B96" w:rsidRDefault="00B31542" w:rsidP="00EE5134">
      <w:r w:rsidRPr="00475B96">
        <w:rPr>
          <w:i/>
          <w:iCs/>
        </w:rPr>
        <w:tab/>
      </w:r>
      <w:r w:rsidR="00365D72" w:rsidRPr="00A9318E">
        <w:t>“</w:t>
      </w:r>
      <w:r w:rsidR="006725C1" w:rsidRPr="00A9318E">
        <w:t>Price risk</w:t>
      </w:r>
      <w:r w:rsidR="00365D72" w:rsidRPr="00A9318E">
        <w:t>”</w:t>
      </w:r>
      <w:r w:rsidR="006725C1" w:rsidRPr="00475B96">
        <w:t xml:space="preserve"> means the measure of whether a proposed price for a product or service is consistent with historical prices paid for that item or service.</w:t>
      </w:r>
    </w:p>
    <w:p w14:paraId="5C2D3533" w14:textId="77777777" w:rsidR="00013F83" w:rsidRPr="00475B96" w:rsidRDefault="00013F83" w:rsidP="00EE5134"/>
    <w:p w14:paraId="4551F0FD" w14:textId="27846288" w:rsidR="006725C1" w:rsidRPr="00475B96" w:rsidRDefault="00B31542" w:rsidP="00EE5134">
      <w:r w:rsidRPr="00475B96">
        <w:rPr>
          <w:i/>
          <w:iCs/>
        </w:rPr>
        <w:tab/>
      </w:r>
      <w:r w:rsidR="00365D72" w:rsidRPr="00A9318E">
        <w:t>“</w:t>
      </w:r>
      <w:r w:rsidR="006725C1" w:rsidRPr="00A9318E">
        <w:t>Supplier risk</w:t>
      </w:r>
      <w:r w:rsidR="00365D72" w:rsidRPr="00A9318E">
        <w:t>”</w:t>
      </w:r>
      <w:r w:rsidR="006725C1" w:rsidRPr="00475B96">
        <w:t xml:space="preserve"> means the probability that an award may subject the procurement to the risk of unsuccessful performance or to supply chain risk.</w:t>
      </w:r>
    </w:p>
    <w:p w14:paraId="6A31916E" w14:textId="77777777" w:rsidR="00013F83" w:rsidRPr="00475B96" w:rsidRDefault="00013F83" w:rsidP="00EE5134"/>
    <w:p w14:paraId="7396EC2E" w14:textId="2A8BABDB" w:rsidR="006725C1" w:rsidRPr="00475B96" w:rsidRDefault="006725C1" w:rsidP="00EE5134">
      <w:pPr>
        <w:pStyle w:val="Heading3"/>
      </w:pPr>
      <w:proofErr w:type="gramStart"/>
      <w:r w:rsidRPr="00475B96">
        <w:t xml:space="preserve">204.7602 </w:t>
      </w:r>
      <w:r w:rsidR="00CD20DC" w:rsidRPr="00475B96">
        <w:t xml:space="preserve"> </w:t>
      </w:r>
      <w:r w:rsidRPr="00475B96">
        <w:t>Applicability</w:t>
      </w:r>
      <w:proofErr w:type="gramEnd"/>
      <w:r w:rsidRPr="00475B96">
        <w:t>.</w:t>
      </w:r>
    </w:p>
    <w:p w14:paraId="7FEF8B7B" w14:textId="6F7561E0" w:rsidR="006725C1" w:rsidRPr="00475B96" w:rsidRDefault="006725C1" w:rsidP="00EE5134">
      <w:r w:rsidRPr="00475B96">
        <w:t xml:space="preserve">Use of SPRS risk assessments </w:t>
      </w:r>
      <w:proofErr w:type="gramStart"/>
      <w:r w:rsidRPr="00475B96">
        <w:t>is required</w:t>
      </w:r>
      <w:proofErr w:type="gramEnd"/>
      <w:r w:rsidRPr="00475B96">
        <w:t xml:space="preserve"> for the evaluation of quotations or offers in response to solicitations for supplies and services, including solicitations using FAR part 12 procedures for the acquisition of commercial products and commercial services, excluding solicitations for the procurement of supplies or services exempted by the Department of Defense Instruction (DoDI) 5000.79, Defense-wide Sharing and Use of Supplier and Product Performance Information</w:t>
      </w:r>
      <w:r w:rsidR="00CD20DC" w:rsidRPr="00475B96">
        <w:t xml:space="preserve">.  </w:t>
      </w:r>
      <w:r w:rsidRPr="00475B96">
        <w:t xml:space="preserve">SPRS retrieves item, price, quality, delivery, and contractor information from contracts in Government reporting systems </w:t>
      </w:r>
      <w:proofErr w:type="gramStart"/>
      <w:r w:rsidRPr="00475B96">
        <w:t>in order to</w:t>
      </w:r>
      <w:proofErr w:type="gramEnd"/>
      <w:r w:rsidRPr="00475B96">
        <w:t xml:space="preserve"> develop risk assessments of contractors</w:t>
      </w:r>
      <w:r w:rsidR="00CD20DC" w:rsidRPr="00475B96">
        <w:t xml:space="preserve">.  </w:t>
      </w:r>
      <w:r w:rsidRPr="00475B96">
        <w:t xml:space="preserve">SPRS is available at </w:t>
      </w:r>
      <w:hyperlink r:id="rId10" w:tgtFrame="_blank" w:history="1">
        <w:r w:rsidRPr="00475B96">
          <w:rPr>
            <w:i/>
            <w:iCs/>
            <w:color w:val="0000FF"/>
            <w:u w:val="single"/>
          </w:rPr>
          <w:t>https://piee.eb.mil/</w:t>
        </w:r>
      </w:hyperlink>
      <w:r w:rsidRPr="00475B96">
        <w:rPr>
          <w:i/>
          <w:iCs/>
        </w:rPr>
        <w:t>,</w:t>
      </w:r>
      <w:r w:rsidRPr="00475B96">
        <w:t xml:space="preserve"> and the SPRS user's guides are available at </w:t>
      </w:r>
      <w:hyperlink r:id="rId11" w:tgtFrame="_blank" w:history="1">
        <w:r w:rsidRPr="00475B96">
          <w:rPr>
            <w:i/>
            <w:iCs/>
            <w:color w:val="0000FF"/>
            <w:u w:val="single"/>
          </w:rPr>
          <w:t>https://www.sprs.csd.disa.mil/reference.htm</w:t>
        </w:r>
      </w:hyperlink>
      <w:r w:rsidRPr="00475B96">
        <w:rPr>
          <w:i/>
          <w:iCs/>
        </w:rPr>
        <w:t>.</w:t>
      </w:r>
    </w:p>
    <w:p w14:paraId="5A953796" w14:textId="77777777" w:rsidR="00013F83" w:rsidRPr="00475B96" w:rsidRDefault="00013F83" w:rsidP="00EE5134"/>
    <w:p w14:paraId="23C6E7BE" w14:textId="0CC27119" w:rsidR="006725C1" w:rsidRPr="00475B96" w:rsidRDefault="006725C1" w:rsidP="00EE5134">
      <w:pPr>
        <w:pStyle w:val="Heading3"/>
      </w:pPr>
      <w:proofErr w:type="gramStart"/>
      <w:r w:rsidRPr="00475B96">
        <w:t xml:space="preserve">204.7603 </w:t>
      </w:r>
      <w:r w:rsidR="00CD20DC" w:rsidRPr="00475B96">
        <w:t xml:space="preserve"> </w:t>
      </w:r>
      <w:r w:rsidRPr="00475B96">
        <w:t>Procedures</w:t>
      </w:r>
      <w:proofErr w:type="gramEnd"/>
      <w:r w:rsidRPr="00475B96">
        <w:t>.</w:t>
      </w:r>
    </w:p>
    <w:p w14:paraId="20B539D2" w14:textId="43C80CA1" w:rsidR="006725C1" w:rsidRPr="00475B96" w:rsidRDefault="006725C1" w:rsidP="00EE5134">
      <w:r w:rsidRPr="00475B96">
        <w:t xml:space="preserve">The contracting officer </w:t>
      </w:r>
      <w:r w:rsidR="0030046C" w:rsidRPr="00475B96">
        <w:t>must</w:t>
      </w:r>
      <w:r w:rsidRPr="00475B96">
        <w:t xml:space="preserve"> consider price risk and supplier risk, if available in SPRS, as a part of the award decision</w:t>
      </w:r>
      <w:r w:rsidR="00CD20DC" w:rsidRPr="00475B96">
        <w:t xml:space="preserve">.  </w:t>
      </w:r>
      <w:r w:rsidRPr="00475B96">
        <w:t xml:space="preserve">For procurement of </w:t>
      </w:r>
      <w:proofErr w:type="gramStart"/>
      <w:r w:rsidRPr="00475B96">
        <w:t>an end product</w:t>
      </w:r>
      <w:proofErr w:type="gramEnd"/>
      <w:r w:rsidRPr="00475B96">
        <w:t xml:space="preserve"> identified by a material identifier that is available as described at </w:t>
      </w:r>
      <w:r w:rsidR="00245B05" w:rsidRPr="00475B96">
        <w:t>PGI 204.7603</w:t>
      </w:r>
      <w:r w:rsidRPr="00475B96">
        <w:t xml:space="preserve">, the contracting officer </w:t>
      </w:r>
      <w:r w:rsidR="0030046C" w:rsidRPr="00475B96">
        <w:t>must</w:t>
      </w:r>
      <w:r w:rsidRPr="00475B96">
        <w:t xml:space="preserve"> also consider assessments of item risk, if available, as a part of the award decision</w:t>
      </w:r>
      <w:r w:rsidR="00CD20DC" w:rsidRPr="00475B96">
        <w:t xml:space="preserve">.  </w:t>
      </w:r>
      <w:r w:rsidRPr="00475B96">
        <w:t xml:space="preserve">Offerors or quoters without a risk assessment in SPRS </w:t>
      </w:r>
      <w:r w:rsidR="0030046C" w:rsidRPr="00475B96">
        <w:t>must</w:t>
      </w:r>
      <w:r w:rsidRPr="00475B96">
        <w:t xml:space="preserve"> not </w:t>
      </w:r>
      <w:proofErr w:type="gramStart"/>
      <w:r w:rsidRPr="00475B96">
        <w:t>be considered</w:t>
      </w:r>
      <w:proofErr w:type="gramEnd"/>
      <w:r w:rsidRPr="00475B96">
        <w:t xml:space="preserve"> favorably or unfavorably</w:t>
      </w:r>
      <w:r w:rsidR="00CD20DC" w:rsidRPr="00475B96">
        <w:t xml:space="preserve">.  </w:t>
      </w:r>
      <w:r w:rsidRPr="00475B96">
        <w:t xml:space="preserve">Contracting officers </w:t>
      </w:r>
      <w:r w:rsidR="0030046C" w:rsidRPr="00475B96">
        <w:t>must</w:t>
      </w:r>
      <w:r w:rsidRPr="00475B96">
        <w:t xml:space="preserve"> use their discretion in considering the information available in SPRS on item risk, price risk, and supplier risk as follows:</w:t>
      </w:r>
    </w:p>
    <w:p w14:paraId="74B472D9" w14:textId="77777777" w:rsidR="00013F83" w:rsidRPr="00475B96" w:rsidRDefault="00013F83" w:rsidP="00EE5134"/>
    <w:p w14:paraId="6377DFF0" w14:textId="709F8DC6" w:rsidR="006725C1" w:rsidRPr="00475B96" w:rsidRDefault="00E91C82" w:rsidP="00EE5134">
      <w:r w:rsidRPr="00475B96">
        <w:tab/>
      </w:r>
      <w:r w:rsidR="006725C1" w:rsidRPr="00475B96">
        <w:t xml:space="preserve">(a) </w:t>
      </w:r>
      <w:r w:rsidR="00C50456" w:rsidRPr="00475B96">
        <w:t xml:space="preserve"> </w:t>
      </w:r>
      <w:r w:rsidR="006725C1" w:rsidRPr="00475B96">
        <w:t>Item risk</w:t>
      </w:r>
      <w:r w:rsidR="00CD20DC" w:rsidRPr="00475B96">
        <w:t xml:space="preserve">.  </w:t>
      </w:r>
    </w:p>
    <w:p w14:paraId="73A715EE" w14:textId="77777777" w:rsidR="00013F83" w:rsidRPr="00475B96" w:rsidRDefault="00013F83" w:rsidP="00EE5134"/>
    <w:p w14:paraId="08D6F24D" w14:textId="421B63D9" w:rsidR="006725C1" w:rsidRPr="00475B96" w:rsidRDefault="00E91C82" w:rsidP="00EE5134">
      <w:r w:rsidRPr="00475B96">
        <w:tab/>
      </w:r>
      <w:r w:rsidRPr="00475B96">
        <w:tab/>
      </w:r>
      <w:r w:rsidR="006725C1" w:rsidRPr="00475B96">
        <w:t xml:space="preserve">(1) </w:t>
      </w:r>
      <w:r w:rsidR="00C50456" w:rsidRPr="00475B96">
        <w:t xml:space="preserve"> </w:t>
      </w:r>
      <w:r w:rsidR="006725C1" w:rsidRPr="00475B96">
        <w:t xml:space="preserve">Consider item risk to determine whether the procurement of products represents a </w:t>
      </w:r>
      <w:proofErr w:type="gramStart"/>
      <w:r w:rsidR="006725C1" w:rsidRPr="00475B96">
        <w:t>high performance</w:t>
      </w:r>
      <w:proofErr w:type="gramEnd"/>
      <w:r w:rsidR="006725C1" w:rsidRPr="00475B96">
        <w:t xml:space="preserve"> risk to the Government</w:t>
      </w:r>
      <w:r w:rsidR="00CD20DC" w:rsidRPr="00475B96">
        <w:t xml:space="preserve">.  </w:t>
      </w:r>
      <w:r w:rsidR="006725C1" w:rsidRPr="00475B96">
        <w:t xml:space="preserve">If an item has a </w:t>
      </w:r>
      <w:proofErr w:type="gramStart"/>
      <w:r w:rsidR="006725C1" w:rsidRPr="00475B96">
        <w:t>high risk</w:t>
      </w:r>
      <w:proofErr w:type="gramEnd"/>
      <w:r w:rsidR="006725C1" w:rsidRPr="00475B96">
        <w:t xml:space="preserve"> rating, then the SPRS item risk report will display the reason(s) an item is identified as high risk.</w:t>
      </w:r>
    </w:p>
    <w:p w14:paraId="2D6B2328" w14:textId="77777777" w:rsidR="00013F83" w:rsidRPr="00475B96" w:rsidRDefault="00013F83" w:rsidP="00EE5134"/>
    <w:p w14:paraId="391A2DF8" w14:textId="229E9FE9" w:rsidR="006725C1" w:rsidRPr="00475B96" w:rsidRDefault="00B31542" w:rsidP="00EE5134">
      <w:r w:rsidRPr="00475B96">
        <w:tab/>
      </w:r>
      <w:r w:rsidRPr="00475B96">
        <w:tab/>
      </w:r>
      <w:r w:rsidR="006725C1" w:rsidRPr="00475B96">
        <w:t xml:space="preserve">(2) </w:t>
      </w:r>
      <w:r w:rsidR="00C50456" w:rsidRPr="00475B96">
        <w:t xml:space="preserve"> </w:t>
      </w:r>
      <w:r w:rsidR="006725C1" w:rsidRPr="00475B96">
        <w:t xml:space="preserve">Before issuing a solicitation for the procurement of </w:t>
      </w:r>
      <w:proofErr w:type="gramStart"/>
      <w:r w:rsidR="006725C1" w:rsidRPr="00475B96">
        <w:t>an end product</w:t>
      </w:r>
      <w:proofErr w:type="gramEnd"/>
      <w:r w:rsidR="006725C1" w:rsidRPr="00475B96">
        <w:t xml:space="preserve"> identified by a material identifier that is available as described at </w:t>
      </w:r>
      <w:r w:rsidR="002C4B0C" w:rsidRPr="00475B96">
        <w:t>PGI 204.7603</w:t>
      </w:r>
      <w:r w:rsidR="006725C1" w:rsidRPr="00475B96">
        <w:t xml:space="preserve">, the contracting officer </w:t>
      </w:r>
      <w:r w:rsidR="0030046C" w:rsidRPr="00475B96">
        <w:t>must</w:t>
      </w:r>
      <w:r w:rsidR="006725C1" w:rsidRPr="00475B96">
        <w:t xml:space="preserve"> ensure a SPRS item risk search has been performed and </w:t>
      </w:r>
      <w:r w:rsidR="0030046C" w:rsidRPr="00475B96">
        <w:t>must</w:t>
      </w:r>
      <w:r w:rsidR="006725C1" w:rsidRPr="00475B96">
        <w:t xml:space="preserve"> consider any item risk warnings provided</w:t>
      </w:r>
      <w:r w:rsidR="00CD20DC" w:rsidRPr="00475B96">
        <w:t xml:space="preserve">.  </w:t>
      </w:r>
      <w:r w:rsidR="006725C1" w:rsidRPr="00475B96">
        <w:t xml:space="preserve">When evaluating quotations or offers for </w:t>
      </w:r>
      <w:proofErr w:type="gramStart"/>
      <w:r w:rsidR="006725C1" w:rsidRPr="00475B96">
        <w:t>an end product</w:t>
      </w:r>
      <w:proofErr w:type="gramEnd"/>
      <w:r w:rsidR="006725C1" w:rsidRPr="00475B96">
        <w:t xml:space="preserve"> identified by a material identifier, a SPRS item risk search is required for any end product that did not have an item risk search performed prior to solicitation</w:t>
      </w:r>
      <w:r w:rsidR="00CD20DC" w:rsidRPr="00475B96">
        <w:t xml:space="preserve">.  </w:t>
      </w:r>
      <w:r w:rsidR="006725C1" w:rsidRPr="00475B96">
        <w:t xml:space="preserve">If there are item risk warnings, the contracting officer </w:t>
      </w:r>
      <w:r w:rsidR="0030046C" w:rsidRPr="00475B96">
        <w:t>must</w:t>
      </w:r>
      <w:r w:rsidR="006725C1" w:rsidRPr="00475B96">
        <w:t xml:space="preserve"> consider strategies to mitigate risk, such as the following:</w:t>
      </w:r>
    </w:p>
    <w:p w14:paraId="5E4B5524" w14:textId="77777777" w:rsidR="00013F83" w:rsidRPr="00475B96" w:rsidRDefault="00013F83" w:rsidP="00EE5134"/>
    <w:p w14:paraId="3C624D33" w14:textId="6792425A" w:rsidR="006725C1" w:rsidRPr="00475B96" w:rsidRDefault="00B31542" w:rsidP="00EE5134">
      <w:r w:rsidRPr="00475B96">
        <w:tab/>
      </w:r>
      <w:r w:rsidRPr="00475B96">
        <w:tab/>
      </w:r>
      <w:r w:rsidRPr="00475B96">
        <w:tab/>
      </w:r>
      <w:r w:rsidR="006725C1" w:rsidRPr="00475B96">
        <w:t xml:space="preserve">(i) </w:t>
      </w:r>
      <w:r w:rsidR="00CB7A20" w:rsidRPr="00475B96">
        <w:t xml:space="preserve"> </w:t>
      </w:r>
      <w:r w:rsidR="006725C1" w:rsidRPr="00475B96">
        <w:t>Consulting with the program office.</w:t>
      </w:r>
    </w:p>
    <w:p w14:paraId="3E2C88ED" w14:textId="77777777" w:rsidR="00013F83" w:rsidRPr="00475B96" w:rsidRDefault="00013F83" w:rsidP="00EE5134"/>
    <w:p w14:paraId="223869A8" w14:textId="1A72B8E9" w:rsidR="006725C1" w:rsidRPr="00475B96" w:rsidRDefault="00B31542" w:rsidP="00EE5134">
      <w:r w:rsidRPr="00475B96">
        <w:lastRenderedPageBreak/>
        <w:tab/>
      </w:r>
      <w:r w:rsidRPr="00475B96">
        <w:tab/>
      </w:r>
      <w:r w:rsidRPr="00475B96">
        <w:tab/>
      </w:r>
      <w:r w:rsidR="006725C1" w:rsidRPr="00475B96">
        <w:t>(ii) Including mitigating requirements in the statement of work, as provided by</w:t>
      </w:r>
      <w:r w:rsidRPr="00475B96">
        <w:t xml:space="preserve"> </w:t>
      </w:r>
      <w:r w:rsidR="006725C1" w:rsidRPr="00475B96">
        <w:t>the requiring activity.</w:t>
      </w:r>
    </w:p>
    <w:p w14:paraId="3A32E518" w14:textId="77777777" w:rsidR="00013F83" w:rsidRPr="00475B96" w:rsidRDefault="00013F83" w:rsidP="00EE5134"/>
    <w:p w14:paraId="693A1A7C" w14:textId="60550F25" w:rsidR="006725C1" w:rsidRPr="00475B96" w:rsidRDefault="00B31542" w:rsidP="00EE5134">
      <w:r w:rsidRPr="00475B96">
        <w:tab/>
      </w:r>
      <w:r w:rsidRPr="00475B96">
        <w:tab/>
      </w:r>
      <w:r w:rsidRPr="00475B96">
        <w:tab/>
      </w:r>
      <w:r w:rsidR="006725C1" w:rsidRPr="00475B96">
        <w:t>(iii) Including FAR and DFARS clauses identified in the SPRS application, as appropriate.</w:t>
      </w:r>
    </w:p>
    <w:p w14:paraId="03C392DB" w14:textId="77777777" w:rsidR="00013F83" w:rsidRPr="00475B96" w:rsidRDefault="00013F83" w:rsidP="00EE5134"/>
    <w:p w14:paraId="7516F9AF" w14:textId="489C70B4" w:rsidR="006725C1" w:rsidRPr="00475B96" w:rsidRDefault="00E91C82" w:rsidP="00EE5134">
      <w:r w:rsidRPr="00475B96">
        <w:tab/>
      </w:r>
      <w:r w:rsidR="006725C1" w:rsidRPr="00475B96">
        <w:t>(b) Price risk</w:t>
      </w:r>
      <w:r w:rsidR="00CD20DC" w:rsidRPr="00475B96">
        <w:t xml:space="preserve">.  </w:t>
      </w:r>
    </w:p>
    <w:p w14:paraId="257FF4A6" w14:textId="77777777" w:rsidR="00013F83" w:rsidRPr="00475B96" w:rsidRDefault="00013F83" w:rsidP="00EE5134"/>
    <w:p w14:paraId="0D75AB55" w14:textId="47970F18" w:rsidR="006725C1" w:rsidRPr="00475B96" w:rsidRDefault="00E91C82" w:rsidP="00EE5134">
      <w:r w:rsidRPr="00475B96">
        <w:tab/>
      </w:r>
      <w:r w:rsidRPr="00475B96">
        <w:tab/>
      </w:r>
      <w:r w:rsidR="006725C1" w:rsidRPr="00475B96">
        <w:t xml:space="preserve">(1) When procuring a service or </w:t>
      </w:r>
      <w:proofErr w:type="gramStart"/>
      <w:r w:rsidR="006725C1" w:rsidRPr="00475B96">
        <w:t>an end product</w:t>
      </w:r>
      <w:proofErr w:type="gramEnd"/>
      <w:r w:rsidR="006725C1" w:rsidRPr="00475B96">
        <w:t xml:space="preserve"> identified by a material identifier that is available as described at </w:t>
      </w:r>
      <w:r w:rsidR="002C4B0C" w:rsidRPr="00475B96">
        <w:t>PGI 204.7603</w:t>
      </w:r>
      <w:r w:rsidR="006725C1" w:rsidRPr="00475B96">
        <w:t xml:space="preserve">, the contracting officer </w:t>
      </w:r>
      <w:r w:rsidR="0030046C" w:rsidRPr="00475B96">
        <w:t>must</w:t>
      </w:r>
      <w:r w:rsidR="006725C1" w:rsidRPr="00475B96">
        <w:t xml:space="preserve"> consider price risk assessment in determining if a proposed price is consistent with historical prices paid for an item or otherwise creates a risk to the Government</w:t>
      </w:r>
      <w:r w:rsidR="00CD20DC" w:rsidRPr="00475B96">
        <w:t xml:space="preserve">.  </w:t>
      </w:r>
      <w:r w:rsidR="006725C1" w:rsidRPr="00475B96">
        <w:t xml:space="preserve">Contracting officers </w:t>
      </w:r>
      <w:r w:rsidR="0030046C" w:rsidRPr="00475B96">
        <w:t>must</w:t>
      </w:r>
      <w:r w:rsidR="006725C1" w:rsidRPr="00475B96">
        <w:t xml:space="preserve"> not rely solely on the price risk assessment when determining prices to be fair and reasonable.</w:t>
      </w:r>
    </w:p>
    <w:p w14:paraId="434267C9" w14:textId="77777777" w:rsidR="00013F83" w:rsidRPr="00475B96" w:rsidRDefault="00013F83" w:rsidP="00EE5134"/>
    <w:p w14:paraId="763A9FFC" w14:textId="40060D8B" w:rsidR="006725C1" w:rsidRPr="00475B96" w:rsidRDefault="00B31542" w:rsidP="00EE5134">
      <w:r w:rsidRPr="00475B96">
        <w:tab/>
      </w:r>
      <w:r w:rsidRPr="00475B96">
        <w:tab/>
      </w:r>
      <w:r w:rsidR="006725C1" w:rsidRPr="00475B96">
        <w:t xml:space="preserve">(2) The contracting officer </w:t>
      </w:r>
      <w:r w:rsidR="0030046C" w:rsidRPr="00475B96">
        <w:t>must</w:t>
      </w:r>
      <w:r w:rsidR="006725C1" w:rsidRPr="00475B96">
        <w:t xml:space="preserve"> consider strategies to mitigate price risk, such as the following:</w:t>
      </w:r>
    </w:p>
    <w:p w14:paraId="54F5DF12" w14:textId="77777777" w:rsidR="00013F83" w:rsidRPr="00475B96" w:rsidRDefault="00013F83" w:rsidP="00EE5134"/>
    <w:p w14:paraId="42188B05" w14:textId="7F03EF07" w:rsidR="006725C1" w:rsidRPr="00475B96" w:rsidRDefault="00B31542" w:rsidP="00EE5134">
      <w:r w:rsidRPr="00475B96">
        <w:tab/>
      </w:r>
      <w:r w:rsidRPr="00475B96">
        <w:tab/>
      </w:r>
      <w:r w:rsidRPr="00475B96">
        <w:tab/>
      </w:r>
      <w:r w:rsidR="006725C1" w:rsidRPr="00475B96">
        <w:t xml:space="preserve">(i) Not awarding to offerors or quoters with </w:t>
      </w:r>
      <w:proofErr w:type="gramStart"/>
      <w:r w:rsidR="006725C1" w:rsidRPr="00475B96">
        <w:t>high risk</w:t>
      </w:r>
      <w:proofErr w:type="gramEnd"/>
      <w:r w:rsidR="006725C1" w:rsidRPr="00475B96">
        <w:t xml:space="preserve"> price ratings unless there is a way to justify the price through additional price or cost analysis.</w:t>
      </w:r>
    </w:p>
    <w:p w14:paraId="1A8F235E" w14:textId="77777777" w:rsidR="00013F83" w:rsidRPr="00475B96" w:rsidRDefault="00013F83" w:rsidP="00EE5134"/>
    <w:p w14:paraId="429A1E0D" w14:textId="551826A3" w:rsidR="006725C1" w:rsidRPr="00475B96" w:rsidRDefault="00B31542" w:rsidP="00EE5134">
      <w:r w:rsidRPr="00475B96">
        <w:tab/>
      </w:r>
      <w:r w:rsidRPr="00475B96">
        <w:tab/>
      </w:r>
      <w:r w:rsidRPr="00475B96">
        <w:tab/>
      </w:r>
      <w:r w:rsidR="006725C1" w:rsidRPr="00475B96">
        <w:t>(ii) Utilizing appropriate price negotiation techniques and procedures.</w:t>
      </w:r>
    </w:p>
    <w:p w14:paraId="629852F2" w14:textId="77777777" w:rsidR="00013F83" w:rsidRPr="00475B96" w:rsidRDefault="00013F83" w:rsidP="00EE5134"/>
    <w:p w14:paraId="2D7FAD65" w14:textId="1DF15660" w:rsidR="006725C1" w:rsidRPr="00475B96" w:rsidRDefault="00B31542" w:rsidP="00EE5134">
      <w:r w:rsidRPr="00475B96">
        <w:tab/>
      </w:r>
      <w:r w:rsidRPr="00475B96">
        <w:tab/>
      </w:r>
      <w:r w:rsidRPr="00475B96">
        <w:tab/>
      </w:r>
      <w:r w:rsidR="006725C1" w:rsidRPr="00475B96">
        <w:t>(iii) Using price reasonableness or price realism techniques at FAR 13.</w:t>
      </w:r>
      <w:r w:rsidR="00DE6378" w:rsidRPr="00475B96">
        <w:t>203</w:t>
      </w:r>
      <w:r w:rsidR="006725C1" w:rsidRPr="00475B96">
        <w:t xml:space="preserve"> or 15.4</w:t>
      </w:r>
      <w:r w:rsidR="00CD20DC" w:rsidRPr="00475B96">
        <w:t xml:space="preserve">.  </w:t>
      </w:r>
      <w:r w:rsidR="006725C1" w:rsidRPr="00475B96">
        <w:t>See also 215.403-3 when making award decisions.</w:t>
      </w:r>
    </w:p>
    <w:p w14:paraId="6013C5A5" w14:textId="77777777" w:rsidR="00013F83" w:rsidRPr="00475B96" w:rsidRDefault="00013F83" w:rsidP="00EE5134"/>
    <w:p w14:paraId="162BB8E9" w14:textId="4596828B" w:rsidR="006725C1" w:rsidRPr="00475B96" w:rsidRDefault="00B31542" w:rsidP="00EE5134">
      <w:r w:rsidRPr="00475B96">
        <w:tab/>
      </w:r>
      <w:r w:rsidR="006725C1" w:rsidRPr="00475B96">
        <w:t>(c) Supplier risk</w:t>
      </w:r>
      <w:r w:rsidR="00CD20DC" w:rsidRPr="00475B96">
        <w:t>.</w:t>
      </w:r>
      <w:r w:rsidR="00CD20DC" w:rsidRPr="00475B96">
        <w:rPr>
          <w:b/>
          <w:bCs/>
          <w:i/>
          <w:iCs/>
        </w:rPr>
        <w:t xml:space="preserve">  </w:t>
      </w:r>
      <w:r w:rsidR="006725C1" w:rsidRPr="00475B96">
        <w:t xml:space="preserve">The contracting officer </w:t>
      </w:r>
      <w:r w:rsidR="0030046C" w:rsidRPr="00475B96">
        <w:t>must</w:t>
      </w:r>
      <w:r w:rsidR="006725C1" w:rsidRPr="00475B96">
        <w:t xml:space="preserve"> consider supplier risk, to assess the risk of unsuccessful performance and supply chain risk, in award decisions</w:t>
      </w:r>
      <w:r w:rsidR="00CD20DC" w:rsidRPr="00475B96">
        <w:t xml:space="preserve">.  </w:t>
      </w:r>
      <w:r w:rsidR="006725C1" w:rsidRPr="00475B96">
        <w:t>Supplier risk assessments in SPRS include quality, delivery, and other contractor performance information.</w:t>
      </w:r>
    </w:p>
    <w:p w14:paraId="2757D0C3" w14:textId="77777777" w:rsidR="00013F83" w:rsidRPr="00475B96" w:rsidRDefault="00013F83" w:rsidP="00EE5134"/>
    <w:p w14:paraId="27198480" w14:textId="77777777" w:rsidR="003B31F9" w:rsidRPr="00475B96" w:rsidRDefault="003B31F9" w:rsidP="00EE5134">
      <w:pPr>
        <w:pStyle w:val="Heading3"/>
      </w:pPr>
      <w:bookmarkStart w:id="20" w:name="_Hlk216278310"/>
      <w:proofErr w:type="gramStart"/>
      <w:r w:rsidRPr="00475B96">
        <w:t>204.7604  Solicitation</w:t>
      </w:r>
      <w:proofErr w:type="gramEnd"/>
      <w:r w:rsidRPr="00475B96">
        <w:t xml:space="preserve"> provision.</w:t>
      </w:r>
    </w:p>
    <w:p w14:paraId="064A9A6D" w14:textId="1932B232" w:rsidR="006725C1" w:rsidRPr="00475B96" w:rsidRDefault="003B31F9" w:rsidP="00EE5134">
      <w:r w:rsidRPr="00475B96">
        <w:t>Except for supplies or services exempted by DoDI 5000.79, insert the provision at 252.204-7024, Notice on the Use of the Supplier Performance Risk System, in solicitations for supplies and services, including solicitations using FAR part 12 procedures for the acquisition of commercial products and commercial services.</w:t>
      </w:r>
      <w:bookmarkEnd w:id="20"/>
    </w:p>
    <w:p w14:paraId="0949A40D" w14:textId="77777777" w:rsidR="003B31F9" w:rsidRPr="00475B96" w:rsidRDefault="003B31F9" w:rsidP="00EE5134">
      <w:bookmarkStart w:id="21" w:name="_Hlk216278383"/>
    </w:p>
    <w:p w14:paraId="76AA75A5" w14:textId="663F30B2" w:rsidR="009D0C3F" w:rsidRPr="00475B96" w:rsidRDefault="00354CF6" w:rsidP="00EE5134">
      <w:pPr>
        <w:pStyle w:val="Heading2"/>
      </w:pPr>
      <w:r w:rsidRPr="00475B96">
        <w:t>SUBPART 204.77—U.S.–INTERNATIONAL ATOMIC ENERGY AGENCY REQUIREMENTS</w:t>
      </w:r>
    </w:p>
    <w:p w14:paraId="6F2F87C8" w14:textId="77777777" w:rsidR="009D0C3F" w:rsidRPr="00475B96" w:rsidRDefault="009D0C3F" w:rsidP="00EE5134">
      <w:bookmarkStart w:id="22" w:name="_Hlk216278353"/>
    </w:p>
    <w:p w14:paraId="4A9BD44A" w14:textId="65CF30A9" w:rsidR="005E40D1" w:rsidRPr="00475B96" w:rsidRDefault="005E40D1" w:rsidP="00EE5134">
      <w:pPr>
        <w:pStyle w:val="Heading3"/>
      </w:pPr>
      <w:bookmarkStart w:id="23" w:name="_Hlk216278075"/>
      <w:bookmarkEnd w:id="21"/>
      <w:bookmarkEnd w:id="22"/>
      <w:proofErr w:type="gramStart"/>
      <w:r w:rsidRPr="00475B96">
        <w:t>204.770  U.S.</w:t>
      </w:r>
      <w:proofErr w:type="gramEnd"/>
      <w:r w:rsidRPr="00475B96">
        <w:t>–International Atomic Energy Agency Additional Protocol.</w:t>
      </w:r>
    </w:p>
    <w:p w14:paraId="572BE97B" w14:textId="77777777" w:rsidR="005E40D1" w:rsidRPr="00475B96" w:rsidRDefault="005E40D1" w:rsidP="00EE5134"/>
    <w:p w14:paraId="4AA90247" w14:textId="77777777" w:rsidR="005E40D1" w:rsidRPr="00475B96" w:rsidRDefault="005E40D1" w:rsidP="00EE5134">
      <w:pPr>
        <w:pStyle w:val="Heading4"/>
      </w:pPr>
      <w:r w:rsidRPr="00475B96">
        <w:t>204.770-</w:t>
      </w:r>
      <w:proofErr w:type="gramStart"/>
      <w:r w:rsidRPr="00475B96">
        <w:t>1  General</w:t>
      </w:r>
      <w:proofErr w:type="gramEnd"/>
      <w:r w:rsidRPr="00475B96">
        <w:t>.</w:t>
      </w:r>
    </w:p>
    <w:p w14:paraId="50C93B87" w14:textId="77777777" w:rsidR="005E40D1" w:rsidRPr="00475B96" w:rsidRDefault="005E40D1" w:rsidP="00EE5134">
      <w:r w:rsidRPr="00475B96">
        <w:t xml:space="preserve">Under the U.S.-International Atomic Energy Agency Additional Protocol (U.S.-IAEA AP), the United States </w:t>
      </w:r>
      <w:proofErr w:type="gramStart"/>
      <w:r w:rsidRPr="00475B96">
        <w:t>is required</w:t>
      </w:r>
      <w:proofErr w:type="gramEnd"/>
      <w:r w:rsidRPr="00475B96">
        <w:t xml:space="preserve"> to declare a wide range of public and private nuclear-related activities to the IAEA and potentially provide access to IAEA inspectors for verification purposes.</w:t>
      </w:r>
    </w:p>
    <w:p w14:paraId="52FD8CCC" w14:textId="77777777" w:rsidR="005E40D1" w:rsidRPr="00475B96" w:rsidRDefault="005E40D1" w:rsidP="00EE5134"/>
    <w:p w14:paraId="640F5762" w14:textId="77777777" w:rsidR="005E40D1" w:rsidRPr="00475B96" w:rsidRDefault="005E40D1" w:rsidP="00EE5134">
      <w:pPr>
        <w:pStyle w:val="Heading4"/>
      </w:pPr>
      <w:r w:rsidRPr="00475B96">
        <w:t>204.770-</w:t>
      </w:r>
      <w:proofErr w:type="gramStart"/>
      <w:r w:rsidRPr="00475B96">
        <w:t>2  National</w:t>
      </w:r>
      <w:proofErr w:type="gramEnd"/>
      <w:r w:rsidRPr="00475B96">
        <w:t xml:space="preserve"> security exclusion.</w:t>
      </w:r>
    </w:p>
    <w:p w14:paraId="3B982C4F" w14:textId="77777777" w:rsidR="005E40D1" w:rsidRPr="00475B96" w:rsidRDefault="005E40D1" w:rsidP="00EE5134"/>
    <w:p w14:paraId="57E8A724" w14:textId="77777777" w:rsidR="005E40D1" w:rsidRPr="00475B96" w:rsidRDefault="005E40D1" w:rsidP="00EE5134">
      <w:r w:rsidRPr="00475B96">
        <w:tab/>
        <w:t>(a)  The U.S.-IAEA AP permits the United States unilaterally to declare exclusions from inspection requirements for activities, or locations or information associated with such activities, with direct national security significance.</w:t>
      </w:r>
    </w:p>
    <w:p w14:paraId="1361051F" w14:textId="77777777" w:rsidR="005E40D1" w:rsidRPr="00475B96" w:rsidRDefault="005E40D1" w:rsidP="00EE5134"/>
    <w:p w14:paraId="0C0E1F1A" w14:textId="77777777" w:rsidR="005E40D1" w:rsidRPr="00475B96" w:rsidRDefault="005E40D1" w:rsidP="00EE5134">
      <w:r w:rsidRPr="00475B96">
        <w:tab/>
        <w:t xml:space="preserve">(b)  In order to ensure that all relevant activities </w:t>
      </w:r>
      <w:proofErr w:type="gramStart"/>
      <w:r w:rsidRPr="00475B96">
        <w:t>are reviewed</w:t>
      </w:r>
      <w:proofErr w:type="gramEnd"/>
      <w:r w:rsidRPr="00475B96">
        <w:t xml:space="preserve"> for direct national security significance, both current and former activities, and associated locations or information, are to be considered for applicability for a national security exclusion.</w:t>
      </w:r>
    </w:p>
    <w:p w14:paraId="14CBDBB3" w14:textId="77777777" w:rsidR="005E40D1" w:rsidRPr="00475B96" w:rsidRDefault="005E40D1" w:rsidP="00EE5134"/>
    <w:p w14:paraId="6BB81ECB" w14:textId="77777777" w:rsidR="005E40D1" w:rsidRPr="00475B96" w:rsidRDefault="005E40D1" w:rsidP="00EE5134">
      <w:r w:rsidRPr="00475B96">
        <w:tab/>
        <w:t xml:space="preserve">(c)  If a DoD program manager receives notification from a contractor that the contractor </w:t>
      </w:r>
      <w:proofErr w:type="gramStart"/>
      <w:r w:rsidRPr="00475B96">
        <w:t>is required</w:t>
      </w:r>
      <w:proofErr w:type="gramEnd"/>
      <w:r w:rsidRPr="00475B96">
        <w:t xml:space="preserve"> to report any of its activities in accordance with the U.S.-IAEA AP, the program manager will—</w:t>
      </w:r>
    </w:p>
    <w:p w14:paraId="11823780" w14:textId="77777777" w:rsidR="005E40D1" w:rsidRPr="00475B96" w:rsidRDefault="005E40D1" w:rsidP="00EE5134"/>
    <w:p w14:paraId="4B97F6C0" w14:textId="77777777" w:rsidR="005E40D1" w:rsidRPr="00475B96" w:rsidRDefault="005E40D1" w:rsidP="00EE5134">
      <w:r w:rsidRPr="00475B96">
        <w:tab/>
      </w:r>
      <w:r w:rsidRPr="00475B96">
        <w:tab/>
        <w:t xml:space="preserve">(1)  Conduct a security assessment to determine if, and by what means, access may </w:t>
      </w:r>
      <w:proofErr w:type="gramStart"/>
      <w:r w:rsidRPr="00475B96">
        <w:t>be granted</w:t>
      </w:r>
      <w:proofErr w:type="gramEnd"/>
      <w:r w:rsidRPr="00475B96">
        <w:t xml:space="preserve"> to the IAEA; or</w:t>
      </w:r>
    </w:p>
    <w:p w14:paraId="1FE20802" w14:textId="77777777" w:rsidR="005E40D1" w:rsidRPr="00475B96" w:rsidRDefault="005E40D1" w:rsidP="00EE5134"/>
    <w:p w14:paraId="412F7F58" w14:textId="2DAEFC4B" w:rsidR="009D4CCE" w:rsidRPr="00475B96" w:rsidRDefault="005E40D1" w:rsidP="00EE5134">
      <w:r w:rsidRPr="00475B96">
        <w:tab/>
      </w:r>
      <w:r w:rsidRPr="00475B96">
        <w:tab/>
        <w:t xml:space="preserve">(2)  Provide written justification to the component or agency treaty office for application of the national security exclusion at that location to exclude access by the IAEA, in accordance with DoD Instruction 2060.03, Application of the National Security Exclusion to the Agreements Between the United States of America and </w:t>
      </w:r>
      <w:bookmarkEnd w:id="23"/>
      <w:r w:rsidR="009D4CCE" w:rsidRPr="00475B96">
        <w:t>the International Atomic Energy Agency for the Application of Safeguards in the United States of America.</w:t>
      </w:r>
    </w:p>
    <w:p w14:paraId="56352DB5" w14:textId="77777777" w:rsidR="009D4CCE" w:rsidRPr="00475B96" w:rsidRDefault="009D4CCE" w:rsidP="00EE5134"/>
    <w:p w14:paraId="51275152" w14:textId="77777777" w:rsidR="009D4CCE" w:rsidRPr="00475B96" w:rsidRDefault="009D4CCE" w:rsidP="00EE5134">
      <w:pPr>
        <w:pStyle w:val="Heading4"/>
      </w:pPr>
      <w:bookmarkStart w:id="24" w:name="_Hlk216192781"/>
      <w:r w:rsidRPr="00475B96">
        <w:rPr>
          <w:rStyle w:val="Heading4Char"/>
          <w:b/>
          <w:bCs/>
        </w:rPr>
        <w:t>204.770-</w:t>
      </w:r>
      <w:proofErr w:type="gramStart"/>
      <w:r w:rsidRPr="00475B96">
        <w:rPr>
          <w:rStyle w:val="Heading4Char"/>
          <w:b/>
          <w:bCs/>
        </w:rPr>
        <w:t>3  Contract</w:t>
      </w:r>
      <w:proofErr w:type="gramEnd"/>
      <w:r w:rsidRPr="00475B96">
        <w:rPr>
          <w:rStyle w:val="Heading4Char"/>
          <w:b/>
          <w:bCs/>
        </w:rPr>
        <w:t xml:space="preserve"> clause</w:t>
      </w:r>
      <w:r w:rsidRPr="00475B96">
        <w:t>.</w:t>
      </w:r>
    </w:p>
    <w:p w14:paraId="5A699613" w14:textId="77777777" w:rsidR="009D4CCE" w:rsidRPr="00475B96" w:rsidRDefault="009D4CCE" w:rsidP="00EE5134">
      <w:r w:rsidRPr="00475B96">
        <w:t>Insert the clause at 252.204-7010, Requirement for Contractor to Notify DoD if the Contractor's Activities are Subject to Reporting Under the U.S.-International Atomic Energy Agency Additional Protocol</w:t>
      </w:r>
      <w:bookmarkEnd w:id="24"/>
      <w:r w:rsidRPr="00475B96">
        <w:t>, in solicitations and contracts for research and development or major defense acquisition programs involving—</w:t>
      </w:r>
    </w:p>
    <w:p w14:paraId="1FAF4520" w14:textId="77777777" w:rsidR="009D4CCE" w:rsidRPr="00475B96" w:rsidRDefault="009D4CCE" w:rsidP="00EE5134"/>
    <w:p w14:paraId="21FB9785" w14:textId="77777777" w:rsidR="009D4CCE" w:rsidRPr="00475B96" w:rsidRDefault="009D4CCE" w:rsidP="00EE5134">
      <w:r w:rsidRPr="00475B96">
        <w:tab/>
        <w:t>(a)  Any fissionable materials (e.g., uranium, plutonium, neptunium, thorium, americium</w:t>
      </w:r>
      <w:proofErr w:type="gramStart"/>
      <w:r w:rsidRPr="00475B96">
        <w:t>);</w:t>
      </w:r>
      <w:proofErr w:type="gramEnd"/>
    </w:p>
    <w:p w14:paraId="4BF09A50" w14:textId="77777777" w:rsidR="009D4CCE" w:rsidRPr="00475B96" w:rsidRDefault="009D4CCE" w:rsidP="00EE5134"/>
    <w:p w14:paraId="685CD676" w14:textId="77777777" w:rsidR="009D4CCE" w:rsidRPr="00475B96" w:rsidRDefault="009D4CCE" w:rsidP="00EE5134">
      <w:r w:rsidRPr="00475B96">
        <w:tab/>
        <w:t>(b)  Other radiological source materials; or</w:t>
      </w:r>
    </w:p>
    <w:p w14:paraId="4C9C602E" w14:textId="77777777" w:rsidR="009D4CCE" w:rsidRPr="00475B96" w:rsidRDefault="009D4CCE" w:rsidP="00EE5134"/>
    <w:p w14:paraId="2622B375" w14:textId="77777777" w:rsidR="009D4CCE" w:rsidRPr="00475B96" w:rsidRDefault="009D4CCE" w:rsidP="00EE5134">
      <w:r w:rsidRPr="00475B96">
        <w:tab/>
        <w:t>(c)  Technologies directly related to nuclear power production, including nuclear or radiological waste materials.</w:t>
      </w:r>
    </w:p>
    <w:p w14:paraId="15D5A0E5" w14:textId="77777777" w:rsidR="00FF5B07" w:rsidRPr="00475B96" w:rsidRDefault="00FF5B07" w:rsidP="00EE5134"/>
    <w:p w14:paraId="4D4D373A" w14:textId="118C9D5B" w:rsidR="006026AC" w:rsidRPr="00475B96" w:rsidRDefault="006026AC" w:rsidP="00EE5134"/>
    <w:p w14:paraId="264C8802" w14:textId="4A502A20" w:rsidR="006026AC" w:rsidRPr="00475B96" w:rsidRDefault="006026AC" w:rsidP="00EE5134">
      <w:pPr>
        <w:pStyle w:val="Heading1"/>
      </w:pPr>
      <w:r w:rsidRPr="00475B96">
        <w:t>Part 252</w:t>
      </w:r>
      <w:r w:rsidR="004A29FF" w:rsidRPr="00475B96">
        <w:t>—</w:t>
      </w:r>
      <w:r w:rsidRPr="00475B96">
        <w:t>SOLICITATION PROVISIONS AND CONTRACT CLAUSES</w:t>
      </w:r>
    </w:p>
    <w:p w14:paraId="610A89B2" w14:textId="53FE4D5F" w:rsidR="006026AC" w:rsidRPr="00475B96" w:rsidRDefault="006026AC" w:rsidP="00EE5134"/>
    <w:p w14:paraId="6C514AC0" w14:textId="33316DD3" w:rsidR="006026AC" w:rsidRPr="00475B96" w:rsidRDefault="00354CF6" w:rsidP="003C05C9">
      <w:pPr>
        <w:pStyle w:val="Subpart"/>
      </w:pPr>
      <w:r w:rsidRPr="00475B96">
        <w:t>SUBPART 252.2—TEXT OF PROVISIONS AND CLAUSES</w:t>
      </w:r>
    </w:p>
    <w:p w14:paraId="05ADA6D5" w14:textId="66CE79C4" w:rsidR="006026AC" w:rsidRPr="00475B96" w:rsidRDefault="006026AC" w:rsidP="00EE5134"/>
    <w:p w14:paraId="7D2C632E" w14:textId="1BDED61C" w:rsidR="006026AC" w:rsidRPr="00475B96" w:rsidRDefault="006026AC" w:rsidP="00475B96">
      <w:pPr>
        <w:pStyle w:val="Heading3"/>
      </w:pPr>
      <w:r w:rsidRPr="00475B96">
        <w:t>252.204-</w:t>
      </w:r>
      <w:proofErr w:type="gramStart"/>
      <w:r w:rsidRPr="00475B96">
        <w:t xml:space="preserve">7002 </w:t>
      </w:r>
      <w:r w:rsidR="00CD20DC" w:rsidRPr="00475B96">
        <w:t xml:space="preserve"> </w:t>
      </w:r>
      <w:r w:rsidRPr="00475B96">
        <w:t>Payment</w:t>
      </w:r>
      <w:proofErr w:type="gramEnd"/>
      <w:r w:rsidRPr="00475B96">
        <w:t xml:space="preserve"> for Contract Line or Subline Items Not Separately Priced.</w:t>
      </w:r>
    </w:p>
    <w:p w14:paraId="2AE5C5F6" w14:textId="352812BC" w:rsidR="006026AC" w:rsidRPr="00475B96" w:rsidRDefault="006026AC" w:rsidP="00EE5134">
      <w:r w:rsidRPr="00475B96">
        <w:t>As prescribed in 204.</w:t>
      </w:r>
      <w:r w:rsidR="006D1DE9" w:rsidRPr="00475B96">
        <w:t>202-</w:t>
      </w:r>
      <w:r w:rsidR="00C8025F" w:rsidRPr="00475B96">
        <w:t>79</w:t>
      </w:r>
      <w:r w:rsidRPr="00475B96">
        <w:t xml:space="preserve">(a), </w:t>
      </w:r>
      <w:r w:rsidR="00DC091D" w:rsidRPr="00475B96">
        <w:t xml:space="preserve">Insert </w:t>
      </w:r>
      <w:r w:rsidRPr="00475B96">
        <w:t>the following clause:</w:t>
      </w:r>
    </w:p>
    <w:p w14:paraId="22DDD1B3" w14:textId="77777777" w:rsidR="00013F83" w:rsidRPr="00475B96" w:rsidRDefault="00013F83" w:rsidP="00EE5134"/>
    <w:p w14:paraId="02386755" w14:textId="77777777" w:rsidR="001A4304" w:rsidRPr="00475B96" w:rsidRDefault="001A4304" w:rsidP="00EE5134">
      <w:pPr>
        <w:jc w:val="center"/>
      </w:pPr>
      <w:r w:rsidRPr="00475B96">
        <w:t>Payment for Contract Line or Subline Items Not Separately Priced (APR 2020)</w:t>
      </w:r>
    </w:p>
    <w:p w14:paraId="48E0D25D" w14:textId="77777777" w:rsidR="001A4304" w:rsidRPr="00475B96" w:rsidRDefault="001A4304" w:rsidP="00EE5134"/>
    <w:p w14:paraId="73F31340" w14:textId="77777777" w:rsidR="001A4304" w:rsidRPr="00475B96" w:rsidRDefault="001A4304" w:rsidP="00EE5134">
      <w:r w:rsidRPr="00475B96">
        <w:tab/>
        <w:t xml:space="preserve">(a) If the schedule in this contract contains any contract line or subline items identified as not separately priced (NSP), it means that the unit price for the NSP line or subline item is included in the unit price of another, related </w:t>
      </w:r>
      <w:proofErr w:type="gramStart"/>
      <w:r w:rsidRPr="00475B96">
        <w:t>line</w:t>
      </w:r>
      <w:proofErr w:type="gramEnd"/>
      <w:r w:rsidRPr="00475B96">
        <w:t xml:space="preserve"> or subline item.</w:t>
      </w:r>
    </w:p>
    <w:p w14:paraId="4F366A72" w14:textId="77777777" w:rsidR="001A4304" w:rsidRPr="00475B96" w:rsidRDefault="001A4304" w:rsidP="00EE5134"/>
    <w:p w14:paraId="759E7C57" w14:textId="77777777" w:rsidR="001A4304" w:rsidRPr="00475B96" w:rsidRDefault="001A4304" w:rsidP="00EE5134">
      <w:r w:rsidRPr="00475B96">
        <w:tab/>
        <w:t>(b) The Contractor shall not invoice the Government for an item that includes in its price an NSP item until—</w:t>
      </w:r>
    </w:p>
    <w:p w14:paraId="5C150925" w14:textId="77777777" w:rsidR="001A4304" w:rsidRPr="00475B96" w:rsidRDefault="001A4304" w:rsidP="00EE5134"/>
    <w:p w14:paraId="2E0CADE1" w14:textId="77777777" w:rsidR="001A4304" w:rsidRPr="00475B96" w:rsidRDefault="001A4304" w:rsidP="00EE5134">
      <w:r w:rsidRPr="00475B96">
        <w:lastRenderedPageBreak/>
        <w:tab/>
      </w:r>
      <w:r w:rsidRPr="00475B96">
        <w:tab/>
        <w:t xml:space="preserve">(1) The Contractor has also delivered the NSP item included in the price of the item </w:t>
      </w:r>
      <w:proofErr w:type="gramStart"/>
      <w:r w:rsidRPr="00475B96">
        <w:t>being invoiced</w:t>
      </w:r>
      <w:proofErr w:type="gramEnd"/>
      <w:r w:rsidRPr="00475B96">
        <w:t>; and</w:t>
      </w:r>
    </w:p>
    <w:p w14:paraId="3777579F" w14:textId="77777777" w:rsidR="001A4304" w:rsidRPr="00475B96" w:rsidRDefault="001A4304" w:rsidP="00EE5134"/>
    <w:p w14:paraId="78694227" w14:textId="77777777" w:rsidR="001A4304" w:rsidRPr="00475B96" w:rsidRDefault="001A4304" w:rsidP="00EE5134">
      <w:r w:rsidRPr="00475B96">
        <w:tab/>
      </w:r>
      <w:r w:rsidRPr="00475B96">
        <w:tab/>
        <w:t>(2) The Government has accepted the NSP item.</w:t>
      </w:r>
    </w:p>
    <w:p w14:paraId="791BD8BC" w14:textId="77777777" w:rsidR="001A4304" w:rsidRPr="00475B96" w:rsidRDefault="001A4304" w:rsidP="00EE5134"/>
    <w:p w14:paraId="3C56AD31" w14:textId="77777777" w:rsidR="001A4304" w:rsidRPr="00475B96" w:rsidRDefault="001A4304" w:rsidP="00EE5134">
      <w:r w:rsidRPr="00475B96">
        <w:tab/>
        <w:t>(c) This clause does not apply to technical data.</w:t>
      </w:r>
    </w:p>
    <w:p w14:paraId="643F053E" w14:textId="77777777" w:rsidR="001A4304" w:rsidRPr="00475B96" w:rsidRDefault="001A4304" w:rsidP="00EE5134"/>
    <w:p w14:paraId="60B9108F" w14:textId="0AD5EBFF" w:rsidR="001A4304" w:rsidRPr="00475B96" w:rsidRDefault="001A4304" w:rsidP="00EE5134">
      <w:pPr>
        <w:jc w:val="center"/>
      </w:pPr>
      <w:r w:rsidRPr="00475B96">
        <w:t>(End of clause)</w:t>
      </w:r>
    </w:p>
    <w:p w14:paraId="3E1BB6AD" w14:textId="77777777" w:rsidR="00013F83" w:rsidRPr="00475B96" w:rsidRDefault="00013F83" w:rsidP="00EE5134"/>
    <w:p w14:paraId="2BD746CC" w14:textId="3C9165EA" w:rsidR="006026AC" w:rsidRPr="00475B96" w:rsidRDefault="006026AC" w:rsidP="00475B96">
      <w:pPr>
        <w:pStyle w:val="Heading3"/>
      </w:pPr>
      <w:r w:rsidRPr="00475B96">
        <w:t>252.204-</w:t>
      </w:r>
      <w:proofErr w:type="gramStart"/>
      <w:r w:rsidRPr="00475B96">
        <w:t xml:space="preserve">7004 </w:t>
      </w:r>
      <w:r w:rsidR="00CD20DC" w:rsidRPr="00475B96">
        <w:t xml:space="preserve"> </w:t>
      </w:r>
      <w:r w:rsidRPr="00475B96">
        <w:t>Antiterrorism</w:t>
      </w:r>
      <w:proofErr w:type="gramEnd"/>
      <w:r w:rsidRPr="00475B96">
        <w:t xml:space="preserve"> Awareness Training for Contractors.</w:t>
      </w:r>
    </w:p>
    <w:p w14:paraId="7CC3D573" w14:textId="09C56742" w:rsidR="006026AC" w:rsidRPr="00475B96" w:rsidRDefault="006026AC" w:rsidP="00EE5134">
      <w:r w:rsidRPr="00475B96">
        <w:t xml:space="preserve">As prescribed in 204.7203, </w:t>
      </w:r>
      <w:r w:rsidR="00782153" w:rsidRPr="00475B96">
        <w:t>insert</w:t>
      </w:r>
      <w:r w:rsidRPr="00475B96">
        <w:t xml:space="preserve"> the following clause:</w:t>
      </w:r>
    </w:p>
    <w:p w14:paraId="188AA328" w14:textId="77777777" w:rsidR="00013F83" w:rsidRPr="00475B96" w:rsidRDefault="00013F83" w:rsidP="00EE5134"/>
    <w:p w14:paraId="7FE098B5" w14:textId="29321C1C" w:rsidR="006026AC" w:rsidRPr="00475B96" w:rsidRDefault="006026AC" w:rsidP="00EE5134">
      <w:pPr>
        <w:jc w:val="center"/>
      </w:pPr>
      <w:r w:rsidRPr="00475B96">
        <w:t>Antiterrorism Awareness Training for Contractors (JAN 2023)</w:t>
      </w:r>
    </w:p>
    <w:p w14:paraId="05731ADC" w14:textId="77777777" w:rsidR="00B952B0" w:rsidRPr="00475B96" w:rsidRDefault="00B952B0" w:rsidP="00EE5134">
      <w:pPr>
        <w:jc w:val="center"/>
      </w:pPr>
    </w:p>
    <w:p w14:paraId="664F4260" w14:textId="427801C2" w:rsidR="006026AC" w:rsidRPr="00475B96" w:rsidRDefault="00EA0F89" w:rsidP="00EE5134">
      <w:pPr>
        <w:pStyle w:val="ListParagraph"/>
        <w:numPr>
          <w:ilvl w:val="0"/>
          <w:numId w:val="3"/>
        </w:numPr>
      </w:pPr>
      <w:ins w:id="25" w:author="Mcmillan, Saleemah M CIV OSD OUSD A-S (USA)" w:date="2026-01-29T12:43:00Z" w16du:dateUtc="2026-01-29T17:43:00Z">
        <w:r>
          <w:rPr>
            <w:i/>
            <w:iCs/>
          </w:rPr>
          <w:t xml:space="preserve"> </w:t>
        </w:r>
      </w:ins>
      <w:r w:rsidR="006026AC" w:rsidRPr="00475B96">
        <w:rPr>
          <w:i/>
          <w:iCs/>
        </w:rPr>
        <w:t>Definition</w:t>
      </w:r>
      <w:r w:rsidR="00CD20DC" w:rsidRPr="00475B96">
        <w:rPr>
          <w:i/>
          <w:iCs/>
        </w:rPr>
        <w:t xml:space="preserve">.  </w:t>
      </w:r>
      <w:r w:rsidR="006026AC" w:rsidRPr="00475B96">
        <w:t>As used in this clause—</w:t>
      </w:r>
    </w:p>
    <w:p w14:paraId="33DE611C" w14:textId="77777777" w:rsidR="00B952B0" w:rsidRPr="00475B96" w:rsidRDefault="00B952B0" w:rsidP="00EE5134">
      <w:pPr>
        <w:pStyle w:val="ListParagraph"/>
      </w:pPr>
    </w:p>
    <w:p w14:paraId="09B24900" w14:textId="3D869493" w:rsidR="006026AC" w:rsidRPr="00475B96" w:rsidRDefault="00230929" w:rsidP="00EE5134">
      <w:r w:rsidRPr="00475B96">
        <w:rPr>
          <w:i/>
          <w:iCs/>
        </w:rPr>
        <w:tab/>
      </w:r>
      <w:r w:rsidR="006026AC" w:rsidRPr="00475B96">
        <w:rPr>
          <w:i/>
          <w:iCs/>
        </w:rPr>
        <w:t>Military installation</w:t>
      </w:r>
      <w:r w:rsidR="006026AC" w:rsidRPr="00475B96">
        <w:t xml:space="preserve"> means a base, camp, post, station, yard, center, or other activity under the jurisdiction of the Secretary of a military department or, in the case of an activity in a foreign country, under the operational control of the Secretary of a military department or the Secretary of Defense (see </w:t>
      </w:r>
      <w:r w:rsidR="002D1DB0" w:rsidRPr="00475B96">
        <w:t>10 U.S.C.  2801(c)(4)</w:t>
      </w:r>
      <w:r w:rsidR="006026AC" w:rsidRPr="00475B96">
        <w:t>).</w:t>
      </w:r>
    </w:p>
    <w:p w14:paraId="65E10012" w14:textId="77777777" w:rsidR="00013F83" w:rsidRPr="00475B96" w:rsidRDefault="00013F83" w:rsidP="00EE5134"/>
    <w:p w14:paraId="17A73C99" w14:textId="617F4F14" w:rsidR="006026AC" w:rsidRPr="00475B96" w:rsidRDefault="00230929" w:rsidP="00EE5134">
      <w:r w:rsidRPr="00475B96">
        <w:tab/>
      </w:r>
      <w:r w:rsidR="006026AC" w:rsidRPr="00475B96">
        <w:t xml:space="preserve">(b) </w:t>
      </w:r>
      <w:r w:rsidR="006026AC" w:rsidRPr="00475B96">
        <w:rPr>
          <w:i/>
          <w:iCs/>
        </w:rPr>
        <w:t>Training</w:t>
      </w:r>
      <w:r w:rsidR="00CD20DC" w:rsidRPr="00475B96">
        <w:rPr>
          <w:i/>
          <w:iCs/>
        </w:rPr>
        <w:t xml:space="preserve">.  </w:t>
      </w:r>
      <w:r w:rsidR="006026AC" w:rsidRPr="00475B96">
        <w:t xml:space="preserve">Contractor personnel who require routine physical access to a </w:t>
      </w:r>
      <w:proofErr w:type="gramStart"/>
      <w:r w:rsidR="006026AC" w:rsidRPr="00475B96">
        <w:t>Federally-controlled</w:t>
      </w:r>
      <w:proofErr w:type="gramEnd"/>
      <w:r w:rsidR="006026AC" w:rsidRPr="00475B96">
        <w:t xml:space="preserve"> facility or military installation shall complete Level I antiterrorism awareness training within 30 days of requiring access and annually thereafter</w:t>
      </w:r>
      <w:r w:rsidR="00CD20DC" w:rsidRPr="00475B96">
        <w:t xml:space="preserve">.  </w:t>
      </w:r>
      <w:r w:rsidR="006026AC" w:rsidRPr="00475B96">
        <w:t xml:space="preserve">In accordance with Department of Defense Instruction O-2000.16 Volume 1, DoD Antiterrorism (AT) Program Implementation: DoD AT Standards, Level I antiterrorism awareness training shall </w:t>
      </w:r>
      <w:proofErr w:type="gramStart"/>
      <w:r w:rsidR="006026AC" w:rsidRPr="00475B96">
        <w:t>be completed</w:t>
      </w:r>
      <w:proofErr w:type="gramEnd"/>
      <w:r w:rsidR="006026AC" w:rsidRPr="00475B96">
        <w:t>—</w:t>
      </w:r>
    </w:p>
    <w:p w14:paraId="7073FC77" w14:textId="77777777" w:rsidR="00013F83" w:rsidRPr="00475B96" w:rsidRDefault="00013F83" w:rsidP="00EE5134"/>
    <w:p w14:paraId="05CC8AE2" w14:textId="73932EB6" w:rsidR="006026AC" w:rsidRPr="00475B96" w:rsidRDefault="00230929" w:rsidP="00EE5134">
      <w:r w:rsidRPr="00475B96">
        <w:tab/>
      </w:r>
      <w:r w:rsidRPr="00475B96">
        <w:tab/>
      </w:r>
      <w:r w:rsidR="006026AC" w:rsidRPr="00475B96">
        <w:t>(1) Through a DoD-sponsored and certified computer or web-based distance learning instruction for Level I antiterrorism awareness; or</w:t>
      </w:r>
    </w:p>
    <w:p w14:paraId="21B48444" w14:textId="77777777" w:rsidR="00013F83" w:rsidRPr="00475B96" w:rsidRDefault="00013F83" w:rsidP="00EE5134"/>
    <w:p w14:paraId="12F8B6A7" w14:textId="30B0AE5E" w:rsidR="006026AC" w:rsidRPr="00475B96" w:rsidRDefault="00230929" w:rsidP="00EE5134">
      <w:r w:rsidRPr="00475B96">
        <w:tab/>
      </w:r>
      <w:r w:rsidRPr="00475B96">
        <w:tab/>
      </w:r>
      <w:r w:rsidR="006026AC" w:rsidRPr="00475B96">
        <w:t>(2) Under the instruction of a Level I antiterrorism awareness instructor.</w:t>
      </w:r>
    </w:p>
    <w:p w14:paraId="74B84A26" w14:textId="77777777" w:rsidR="00013F83" w:rsidRPr="00475B96" w:rsidRDefault="00013F83" w:rsidP="00EE5134"/>
    <w:p w14:paraId="6A83E122" w14:textId="48CBD164" w:rsidR="006026AC" w:rsidRPr="00475B96" w:rsidRDefault="00230929" w:rsidP="00EE5134">
      <w:r w:rsidRPr="00475B96">
        <w:tab/>
      </w:r>
      <w:r w:rsidR="006026AC" w:rsidRPr="00475B96">
        <w:t xml:space="preserve">(c) </w:t>
      </w:r>
      <w:r w:rsidR="006026AC" w:rsidRPr="00475B96">
        <w:rPr>
          <w:i/>
          <w:iCs/>
        </w:rPr>
        <w:t>Additional information</w:t>
      </w:r>
      <w:r w:rsidR="00CD20DC" w:rsidRPr="00475B96">
        <w:rPr>
          <w:i/>
          <w:iCs/>
        </w:rPr>
        <w:t xml:space="preserve">.  </w:t>
      </w:r>
      <w:r w:rsidR="006026AC" w:rsidRPr="00475B96">
        <w:t xml:space="preserve">Information and guidance pertaining to DoD antiterrorism awareness training is available at </w:t>
      </w:r>
      <w:hyperlink r:id="rId12" w:tgtFrame="_blank" w:history="1">
        <w:r w:rsidR="006026AC" w:rsidRPr="00475B96">
          <w:rPr>
            <w:i/>
            <w:iCs/>
            <w:color w:val="0000FF"/>
            <w:u w:val="single"/>
          </w:rPr>
          <w:t>https://jko.jten.mil/</w:t>
        </w:r>
      </w:hyperlink>
      <w:r w:rsidR="006026AC" w:rsidRPr="00475B96">
        <w:t xml:space="preserve"> or as otherwise identified in the performance work statement.</w:t>
      </w:r>
    </w:p>
    <w:p w14:paraId="30BFB792" w14:textId="77777777" w:rsidR="00013F83" w:rsidRPr="00475B96" w:rsidRDefault="00013F83" w:rsidP="00EE5134"/>
    <w:p w14:paraId="6060C598" w14:textId="399792E3" w:rsidR="006026AC" w:rsidRPr="00475B96" w:rsidRDefault="00230929" w:rsidP="00EE5134">
      <w:r w:rsidRPr="00475B96">
        <w:tab/>
      </w:r>
      <w:r w:rsidR="006026AC" w:rsidRPr="00475B96">
        <w:t xml:space="preserve">(d) </w:t>
      </w:r>
      <w:r w:rsidR="006026AC" w:rsidRPr="00475B96">
        <w:rPr>
          <w:i/>
          <w:iCs/>
        </w:rPr>
        <w:t>Subcontracts</w:t>
      </w:r>
      <w:r w:rsidR="00CD20DC" w:rsidRPr="00475B96">
        <w:rPr>
          <w:i/>
          <w:iCs/>
        </w:rPr>
        <w:t xml:space="preserve">.  </w:t>
      </w:r>
      <w:r w:rsidR="006026AC" w:rsidRPr="00475B96">
        <w:t xml:space="preserve">The Contractor shall include the substance of this clause, including this </w:t>
      </w:r>
      <w:r w:rsidR="002D1DB0" w:rsidRPr="00475B96">
        <w:t>paragraph (d)</w:t>
      </w:r>
      <w:r w:rsidR="006026AC" w:rsidRPr="00475B96">
        <w:t xml:space="preserve">, in subcontracts, including subcontracts for commercial products and commercial services, when subcontractor performance requires routine physical access to a </w:t>
      </w:r>
      <w:proofErr w:type="gramStart"/>
      <w:r w:rsidR="006026AC" w:rsidRPr="00475B96">
        <w:t>Federally-controlled</w:t>
      </w:r>
      <w:proofErr w:type="gramEnd"/>
      <w:r w:rsidR="006026AC" w:rsidRPr="00475B96">
        <w:t xml:space="preserve"> facility or military installation.</w:t>
      </w:r>
    </w:p>
    <w:p w14:paraId="56ECA19D" w14:textId="77777777" w:rsidR="00013F83" w:rsidRPr="00475B96" w:rsidRDefault="00013F83" w:rsidP="00EE5134"/>
    <w:p w14:paraId="7B8935CD" w14:textId="7CDD755E" w:rsidR="006026AC" w:rsidRPr="00475B96" w:rsidRDefault="006026AC" w:rsidP="00EE5134">
      <w:pPr>
        <w:jc w:val="center"/>
      </w:pPr>
      <w:r w:rsidRPr="00475B96">
        <w:t>(End of clause)</w:t>
      </w:r>
    </w:p>
    <w:p w14:paraId="540C1DE4" w14:textId="77777777" w:rsidR="00013F83" w:rsidRPr="00475B96" w:rsidRDefault="00013F83" w:rsidP="00EE5134"/>
    <w:p w14:paraId="4C739C2F" w14:textId="4B4EBE53" w:rsidR="006026AC" w:rsidRPr="00475B96" w:rsidRDefault="006026AC" w:rsidP="00475B96">
      <w:pPr>
        <w:pStyle w:val="Heading3"/>
      </w:pPr>
      <w:r w:rsidRPr="00475B96">
        <w:t>252.204-</w:t>
      </w:r>
      <w:proofErr w:type="gramStart"/>
      <w:r w:rsidRPr="00475B96">
        <w:t xml:space="preserve">7006 </w:t>
      </w:r>
      <w:r w:rsidR="00CD20DC" w:rsidRPr="00475B96">
        <w:t xml:space="preserve"> </w:t>
      </w:r>
      <w:r w:rsidRPr="00475B96">
        <w:t>Billing</w:t>
      </w:r>
      <w:proofErr w:type="gramEnd"/>
      <w:r w:rsidRPr="00475B96">
        <w:t xml:space="preserve"> Instructions—Cost Vouchers.</w:t>
      </w:r>
    </w:p>
    <w:p w14:paraId="0A3B9809" w14:textId="5D638EDC" w:rsidR="006026AC" w:rsidRPr="00475B96" w:rsidRDefault="006026AC" w:rsidP="00EE5134">
      <w:r w:rsidRPr="00475B96">
        <w:t>As prescribed in 204.</w:t>
      </w:r>
      <w:r w:rsidR="00F22EB8" w:rsidRPr="00475B96">
        <w:t>202-</w:t>
      </w:r>
      <w:r w:rsidR="00C8025F" w:rsidRPr="00475B96">
        <w:t>79</w:t>
      </w:r>
      <w:r w:rsidRPr="00475B96">
        <w:t xml:space="preserve">(b), </w:t>
      </w:r>
      <w:r w:rsidR="00782153" w:rsidRPr="00475B96">
        <w:t xml:space="preserve">insert </w:t>
      </w:r>
      <w:r w:rsidRPr="00475B96">
        <w:t>the following clause:</w:t>
      </w:r>
    </w:p>
    <w:p w14:paraId="2C42E030" w14:textId="77777777" w:rsidR="00013F83" w:rsidRPr="00475B96" w:rsidRDefault="00013F83" w:rsidP="00EE5134"/>
    <w:p w14:paraId="2B444665" w14:textId="026D1925" w:rsidR="006026AC" w:rsidRPr="00475B96" w:rsidRDefault="006026AC" w:rsidP="00EE5134">
      <w:pPr>
        <w:jc w:val="center"/>
      </w:pPr>
      <w:r w:rsidRPr="00475B96">
        <w:t>Billing Instructions—Cost Vouchers (MAY 2023)</w:t>
      </w:r>
    </w:p>
    <w:p w14:paraId="758DC918" w14:textId="77777777" w:rsidR="0008062F" w:rsidRPr="00475B96" w:rsidRDefault="0008062F" w:rsidP="00EE5134"/>
    <w:p w14:paraId="754D6236" w14:textId="4684F3E7" w:rsidR="006026AC" w:rsidRPr="00475B96" w:rsidRDefault="006026AC" w:rsidP="00EE5134">
      <w:r w:rsidRPr="00475B96">
        <w:t>When submitting a request for payment using a cost voucher, the Contractor shall—</w:t>
      </w:r>
    </w:p>
    <w:p w14:paraId="2F2B6014" w14:textId="77777777" w:rsidR="0008062F" w:rsidRPr="00475B96" w:rsidRDefault="0008062F" w:rsidP="00EE5134"/>
    <w:p w14:paraId="34BDA36F" w14:textId="42DCE433" w:rsidR="006026AC" w:rsidRPr="00475B96" w:rsidRDefault="00230929" w:rsidP="00EE5134">
      <w:r w:rsidRPr="00475B96">
        <w:lastRenderedPageBreak/>
        <w:tab/>
      </w:r>
      <w:r w:rsidR="006026AC" w:rsidRPr="00475B96">
        <w:t>(a) Identify the contract line item(s) on the payment request that reasonably reflect contract work performance; and</w:t>
      </w:r>
    </w:p>
    <w:p w14:paraId="2FE53DAA" w14:textId="77777777" w:rsidR="0008062F" w:rsidRPr="00475B96" w:rsidRDefault="0008062F" w:rsidP="00EE5134"/>
    <w:p w14:paraId="6A33AFDD" w14:textId="2D22ECDA" w:rsidR="006026AC" w:rsidRPr="00475B96" w:rsidRDefault="00230929" w:rsidP="00EE5134">
      <w:r w:rsidRPr="00475B96">
        <w:tab/>
      </w:r>
      <w:r w:rsidR="006026AC" w:rsidRPr="00475B96">
        <w:t>(b) Separately identify a payment amount for each contract line item included in the payment request.</w:t>
      </w:r>
    </w:p>
    <w:p w14:paraId="3BAD85D5" w14:textId="77777777" w:rsidR="00F22EB8" w:rsidRPr="00475B96" w:rsidRDefault="00F22EB8" w:rsidP="00EE5134"/>
    <w:p w14:paraId="5BEEA99E" w14:textId="0602FCEB" w:rsidR="006026AC" w:rsidRPr="00475B96" w:rsidRDefault="006026AC" w:rsidP="00EE5134">
      <w:pPr>
        <w:jc w:val="center"/>
      </w:pPr>
      <w:r w:rsidRPr="00475B96">
        <w:t>(End of clause)</w:t>
      </w:r>
    </w:p>
    <w:p w14:paraId="4ACC6CBF" w14:textId="77777777" w:rsidR="0008062F" w:rsidRPr="00475B96" w:rsidRDefault="0008062F" w:rsidP="00EE5134"/>
    <w:p w14:paraId="6DEE07A9" w14:textId="0D1DA0D0" w:rsidR="006026AC" w:rsidRPr="00475B96" w:rsidRDefault="006026AC" w:rsidP="00475B96">
      <w:pPr>
        <w:pStyle w:val="Heading3"/>
      </w:pPr>
      <w:r w:rsidRPr="00475B96">
        <w:t>252.204-</w:t>
      </w:r>
      <w:r w:rsidR="00470823" w:rsidRPr="00475B96">
        <w:t>7</w:t>
      </w:r>
      <w:r w:rsidR="00D4171A">
        <w:t>998</w:t>
      </w:r>
      <w:r w:rsidRPr="00475B96">
        <w:t xml:space="preserve"> Alternate A, Annual Representations and Certifications.</w:t>
      </w:r>
    </w:p>
    <w:p w14:paraId="5FA8C27F" w14:textId="78678CFB" w:rsidR="006026AC" w:rsidRPr="00475B96" w:rsidRDefault="006026AC" w:rsidP="00EE5134">
      <w:r w:rsidRPr="00475B96">
        <w:t>As prescribed in 204.</w:t>
      </w:r>
      <w:r w:rsidR="000C462A" w:rsidRPr="00475B96">
        <w:t>208</w:t>
      </w:r>
      <w:r w:rsidR="00AB5D56" w:rsidRPr="00475B96">
        <w:t>(b)</w:t>
      </w:r>
      <w:r w:rsidRPr="00475B96">
        <w:t xml:space="preserve">, </w:t>
      </w:r>
      <w:r w:rsidR="00782153" w:rsidRPr="00475B96">
        <w:t xml:space="preserve">insert </w:t>
      </w:r>
      <w:r w:rsidRPr="00475B96">
        <w:t>the following provision:</w:t>
      </w:r>
    </w:p>
    <w:p w14:paraId="7A66C1E6" w14:textId="77777777" w:rsidR="0008062F" w:rsidRPr="00475B96" w:rsidRDefault="0008062F" w:rsidP="00EE5134"/>
    <w:p w14:paraId="683A75C0" w14:textId="55F49182" w:rsidR="006026AC" w:rsidRPr="00475B96" w:rsidRDefault="006026AC" w:rsidP="00EE5134">
      <w:pPr>
        <w:jc w:val="center"/>
      </w:pPr>
      <w:r w:rsidRPr="00D4171A">
        <w:rPr>
          <w:caps/>
        </w:rPr>
        <w:t>Alternate A, Annual Representations and Certifications</w:t>
      </w:r>
      <w:r w:rsidRPr="00475B96">
        <w:t xml:space="preserve"> </w:t>
      </w:r>
      <w:r w:rsidR="00D4171A">
        <w:rPr>
          <w:bCs/>
        </w:rPr>
        <w:t>(DEVIATION 2026-O</w:t>
      </w:r>
      <w:proofErr w:type="gramStart"/>
      <w:r w:rsidR="00D4171A">
        <w:rPr>
          <w:bCs/>
        </w:rPr>
        <w:t>004</w:t>
      </w:r>
      <w:r w:rsidR="00D4171A">
        <w:rPr>
          <w:bCs/>
        </w:rPr>
        <w:t>3</w:t>
      </w:r>
      <w:r w:rsidR="00D4171A">
        <w:rPr>
          <w:bCs/>
        </w:rPr>
        <w:t>)</w:t>
      </w:r>
      <w:r w:rsidR="00D4171A" w:rsidRPr="00AB50D9">
        <w:rPr>
          <w:bCs/>
        </w:rPr>
        <w:t>(</w:t>
      </w:r>
      <w:proofErr w:type="gramEnd"/>
      <w:r w:rsidR="00D4171A">
        <w:rPr>
          <w:bCs/>
        </w:rPr>
        <w:t>FEB</w:t>
      </w:r>
      <w:r w:rsidR="00D4171A" w:rsidRPr="00AB50D9">
        <w:rPr>
          <w:bCs/>
        </w:rPr>
        <w:t xml:space="preserve"> 202</w:t>
      </w:r>
      <w:r w:rsidR="00D4171A">
        <w:rPr>
          <w:bCs/>
        </w:rPr>
        <w:t>6</w:t>
      </w:r>
      <w:r w:rsidR="00D4171A" w:rsidRPr="00AB50D9">
        <w:rPr>
          <w:bCs/>
        </w:rPr>
        <w:t>)</w:t>
      </w:r>
    </w:p>
    <w:p w14:paraId="2556889F" w14:textId="77777777" w:rsidR="0008062F" w:rsidRPr="00475B96" w:rsidRDefault="0008062F" w:rsidP="00EE5134"/>
    <w:p w14:paraId="25C42B02" w14:textId="6971ABC5" w:rsidR="006026AC" w:rsidRPr="00475B96" w:rsidRDefault="00611CF5" w:rsidP="00EE5134">
      <w:r w:rsidRPr="00475B96">
        <w:t xml:space="preserve">Include the </w:t>
      </w:r>
      <w:r w:rsidR="006026AC" w:rsidRPr="00475B96">
        <w:t>following paragraphs (</w:t>
      </w:r>
      <w:r w:rsidRPr="00475B96">
        <w:t>e</w:t>
      </w:r>
      <w:r w:rsidR="006026AC" w:rsidRPr="00475B96">
        <w:t>), (</w:t>
      </w:r>
      <w:r w:rsidR="0045757C" w:rsidRPr="00475B96">
        <w:t>f</w:t>
      </w:r>
      <w:r w:rsidR="006026AC" w:rsidRPr="00475B96">
        <w:t>), and (</w:t>
      </w:r>
      <w:r w:rsidR="0045757C" w:rsidRPr="00475B96">
        <w:t>g</w:t>
      </w:r>
      <w:r w:rsidR="006026AC" w:rsidRPr="00475B96">
        <w:t xml:space="preserve">) </w:t>
      </w:r>
      <w:r w:rsidR="0045757C" w:rsidRPr="00475B96">
        <w:t xml:space="preserve">in </w:t>
      </w:r>
      <w:r w:rsidR="006026AC" w:rsidRPr="00475B96">
        <w:t xml:space="preserve">the provision at </w:t>
      </w:r>
      <w:r w:rsidR="004A4375" w:rsidRPr="00475B96">
        <w:t>FAR 52.204-7</w:t>
      </w:r>
      <w:r w:rsidR="006026AC" w:rsidRPr="00475B96">
        <w:t>:</w:t>
      </w:r>
    </w:p>
    <w:p w14:paraId="03F08DC9" w14:textId="77777777" w:rsidR="0008062F" w:rsidRPr="00475B96" w:rsidRDefault="0008062F" w:rsidP="00EE5134"/>
    <w:p w14:paraId="71B2A08C" w14:textId="6D62D189" w:rsidR="006026AC" w:rsidRPr="00475B96" w:rsidRDefault="00230929" w:rsidP="00EE5134">
      <w:r w:rsidRPr="00475B96">
        <w:tab/>
      </w:r>
      <w:r w:rsidR="006026AC" w:rsidRPr="00475B96">
        <w:t>(</w:t>
      </w:r>
      <w:r w:rsidR="0045757C" w:rsidRPr="00475B96">
        <w:t>e</w:t>
      </w:r>
      <w:r w:rsidR="006026AC" w:rsidRPr="00475B96">
        <w:t>)(1) If the provision at FAR 52.204-7, System for Award Management</w:t>
      </w:r>
      <w:r w:rsidR="004A4375" w:rsidRPr="00475B96">
        <w:t xml:space="preserve"> </w:t>
      </w:r>
      <w:r w:rsidR="004A4375" w:rsidRPr="00475B96">
        <w:rPr>
          <w:b/>
          <w:bCs/>
        </w:rPr>
        <w:t>–</w:t>
      </w:r>
      <w:r w:rsidR="004A4375" w:rsidRPr="00475B96">
        <w:t>Registration</w:t>
      </w:r>
      <w:r w:rsidR="006026AC" w:rsidRPr="00475B96">
        <w:t xml:space="preserve">, </w:t>
      </w:r>
      <w:proofErr w:type="gramStart"/>
      <w:r w:rsidR="006026AC" w:rsidRPr="00475B96">
        <w:t>is included</w:t>
      </w:r>
      <w:proofErr w:type="gramEnd"/>
      <w:r w:rsidR="006026AC" w:rsidRPr="00475B96">
        <w:t xml:space="preserve"> in this solicitation, paragraph (</w:t>
      </w:r>
      <w:r w:rsidR="0045757C" w:rsidRPr="00475B96">
        <w:t>g</w:t>
      </w:r>
      <w:r w:rsidR="006026AC" w:rsidRPr="00475B96">
        <w:t>) of this provision applies.</w:t>
      </w:r>
    </w:p>
    <w:p w14:paraId="098A018D" w14:textId="77777777" w:rsidR="00E50EE7" w:rsidRPr="00475B96" w:rsidRDefault="00E50EE7" w:rsidP="00EE5134"/>
    <w:p w14:paraId="6CC61D3B" w14:textId="030D60E5" w:rsidR="006026AC" w:rsidRPr="00475B96" w:rsidRDefault="00230929" w:rsidP="00EE5134">
      <w:r w:rsidRPr="00475B96">
        <w:tab/>
      </w:r>
      <w:r w:rsidRPr="00475B96">
        <w:tab/>
      </w:r>
      <w:r w:rsidR="006026AC" w:rsidRPr="00475B96">
        <w:t>(2) If the provision at FAR 52.204-7, System for Award Management</w:t>
      </w:r>
      <w:r w:rsidR="004A4375" w:rsidRPr="00475B96">
        <w:t xml:space="preserve"> –Registration</w:t>
      </w:r>
      <w:r w:rsidR="006026AC" w:rsidRPr="00475B96">
        <w:t xml:space="preserve">, </w:t>
      </w:r>
      <w:proofErr w:type="gramStart"/>
      <w:r w:rsidR="006026AC" w:rsidRPr="00475B96">
        <w:t>is not included</w:t>
      </w:r>
      <w:proofErr w:type="gramEnd"/>
      <w:r w:rsidR="006026AC" w:rsidRPr="00475B96">
        <w:t xml:space="preserve"> in this solicitation, and the Offeror has an active registration in the System for Award Management (SAM), the Offeror may choose to use paragraph (</w:t>
      </w:r>
      <w:r w:rsidR="0045757C" w:rsidRPr="00475B96">
        <w:t>g</w:t>
      </w:r>
      <w:r w:rsidR="006026AC" w:rsidRPr="00475B96">
        <w:t>) of this provision instead of completing the corresponding individual representations and certifications in the solicitation</w:t>
      </w:r>
      <w:r w:rsidR="00CD20DC" w:rsidRPr="00475B96">
        <w:t xml:space="preserve">.  </w:t>
      </w:r>
      <w:r w:rsidR="006026AC" w:rsidRPr="00475B96">
        <w:t>The Offeror shall indicate which option applies by checking one of the following boxes:</w:t>
      </w:r>
    </w:p>
    <w:p w14:paraId="080214A4" w14:textId="77777777" w:rsidR="00E50EE7" w:rsidRPr="00475B96" w:rsidRDefault="00E50EE7" w:rsidP="00EE5134"/>
    <w:p w14:paraId="075C62BD" w14:textId="334AE8DD" w:rsidR="006026AC" w:rsidRPr="00475B96" w:rsidRDefault="00533CF6" w:rsidP="00EE5134">
      <w:r w:rsidRPr="00475B96">
        <w:tab/>
      </w:r>
      <w:r w:rsidRPr="00475B96">
        <w:tab/>
      </w:r>
      <w:r w:rsidRPr="00475B96">
        <w:tab/>
      </w:r>
      <w:r w:rsidR="006026AC" w:rsidRPr="00475B96">
        <w:t>____ (i) Paragraph (</w:t>
      </w:r>
      <w:r w:rsidR="0045757C" w:rsidRPr="00475B96">
        <w:t>g)</w:t>
      </w:r>
      <w:r w:rsidR="006026AC" w:rsidRPr="00475B96">
        <w:t xml:space="preserve"> applies.</w:t>
      </w:r>
    </w:p>
    <w:p w14:paraId="5D8880EA" w14:textId="77777777" w:rsidR="00E50EE7" w:rsidRPr="00475B96" w:rsidRDefault="00E50EE7" w:rsidP="00EE5134"/>
    <w:p w14:paraId="7E449B56" w14:textId="5BD43E8D" w:rsidR="006026AC" w:rsidRPr="00475B96" w:rsidRDefault="00533CF6" w:rsidP="00EE5134">
      <w:r w:rsidRPr="00475B96">
        <w:tab/>
      </w:r>
      <w:r w:rsidRPr="00475B96">
        <w:tab/>
      </w:r>
      <w:r w:rsidRPr="00475B96">
        <w:tab/>
      </w:r>
      <w:r w:rsidR="006026AC" w:rsidRPr="00475B96">
        <w:t>____ (ii) Paragraph (</w:t>
      </w:r>
      <w:r w:rsidR="0045757C" w:rsidRPr="00475B96">
        <w:t>g</w:t>
      </w:r>
      <w:r w:rsidR="006026AC" w:rsidRPr="00475B96">
        <w:t>) does not apply and the Offeror has completed the individual representations and certifications in the solicitation.</w:t>
      </w:r>
    </w:p>
    <w:p w14:paraId="1A165A5E" w14:textId="77777777" w:rsidR="00E50EE7" w:rsidRPr="00475B96" w:rsidRDefault="00E50EE7" w:rsidP="00EE5134"/>
    <w:p w14:paraId="290838AA" w14:textId="78709703" w:rsidR="006026AC" w:rsidRPr="00475B96" w:rsidRDefault="00230929" w:rsidP="00EE5134">
      <w:r w:rsidRPr="00475B96">
        <w:tab/>
      </w:r>
      <w:r w:rsidR="006026AC" w:rsidRPr="00475B96">
        <w:t>(</w:t>
      </w:r>
      <w:r w:rsidR="0045757C" w:rsidRPr="00475B96">
        <w:t>f</w:t>
      </w:r>
      <w:r w:rsidR="006026AC" w:rsidRPr="00475B96">
        <w:t>)(1) The following representations or certifications in the SAM database are applicable to this solicitation as indicated:</w:t>
      </w:r>
    </w:p>
    <w:p w14:paraId="1FA34CB9" w14:textId="77777777" w:rsidR="00E50EE7" w:rsidRPr="00475B96" w:rsidRDefault="00E50EE7" w:rsidP="00EE5134"/>
    <w:p w14:paraId="3B72A681" w14:textId="6E7066C8" w:rsidR="006026AC" w:rsidRPr="00475B96" w:rsidRDefault="00230929" w:rsidP="00EE5134">
      <w:r w:rsidRPr="00475B96">
        <w:tab/>
      </w:r>
      <w:r w:rsidRPr="00475B96">
        <w:tab/>
      </w:r>
      <w:r w:rsidRPr="00475B96">
        <w:tab/>
      </w:r>
      <w:r w:rsidR="006026AC" w:rsidRPr="00475B96">
        <w:t>(i) 252.204-7016, Covered Defense Telecommunications Equipment or Services—Representation</w:t>
      </w:r>
      <w:r w:rsidR="00CD20DC" w:rsidRPr="00475B96">
        <w:t xml:space="preserve">.  </w:t>
      </w:r>
      <w:r w:rsidR="006026AC" w:rsidRPr="00475B96">
        <w:t>Applies to all solicitations.</w:t>
      </w:r>
    </w:p>
    <w:p w14:paraId="705CEB36" w14:textId="77777777" w:rsidR="00E50EE7" w:rsidRPr="00475B96" w:rsidRDefault="00E50EE7" w:rsidP="00EE5134"/>
    <w:p w14:paraId="386A670C" w14:textId="228A6150" w:rsidR="006026AC" w:rsidRPr="00475B96" w:rsidRDefault="00230929" w:rsidP="00EE5134">
      <w:r w:rsidRPr="00475B96">
        <w:tab/>
      </w:r>
      <w:r w:rsidRPr="00475B96">
        <w:tab/>
      </w:r>
      <w:r w:rsidRPr="00475B96">
        <w:tab/>
      </w:r>
      <w:r w:rsidR="006026AC" w:rsidRPr="00475B96">
        <w:t>(ii) 252.216-7008, Economic Price Adjustment—Wage Rates or Material Prices Controlled by a Foreign Government</w:t>
      </w:r>
      <w:r w:rsidR="00CD20DC" w:rsidRPr="00475B96">
        <w:t xml:space="preserve">.  </w:t>
      </w:r>
      <w:r w:rsidR="006026AC" w:rsidRPr="00475B96">
        <w:t xml:space="preserve">Applies to solicitations for fixed-price supply and service contracts when the contract is to </w:t>
      </w:r>
      <w:proofErr w:type="gramStart"/>
      <w:r w:rsidR="006026AC" w:rsidRPr="00475B96">
        <w:t>be performed</w:t>
      </w:r>
      <w:proofErr w:type="gramEnd"/>
      <w:r w:rsidR="006026AC" w:rsidRPr="00475B96">
        <w:t xml:space="preserve"> wholly or in part in a foreign country, and a foreign government controls wage rates or material prices and may during contract performance impose a mandatory change in wages or prices of materials.</w:t>
      </w:r>
    </w:p>
    <w:p w14:paraId="29593A2A" w14:textId="77777777" w:rsidR="00E50EE7" w:rsidRPr="00475B96" w:rsidRDefault="00E50EE7" w:rsidP="00EE5134"/>
    <w:p w14:paraId="65001C70" w14:textId="48DAC67F" w:rsidR="006026AC" w:rsidRPr="00475B96" w:rsidRDefault="00230929" w:rsidP="00EE5134">
      <w:r w:rsidRPr="00475B96">
        <w:tab/>
      </w:r>
      <w:r w:rsidRPr="00475B96">
        <w:tab/>
      </w:r>
      <w:r w:rsidRPr="00475B96">
        <w:tab/>
      </w:r>
      <w:r w:rsidR="006026AC" w:rsidRPr="00475B96">
        <w:t>(iii) 252.225-7042, Authorization to Perform</w:t>
      </w:r>
      <w:r w:rsidR="00CD20DC" w:rsidRPr="00475B96">
        <w:t xml:space="preserve">.  </w:t>
      </w:r>
      <w:r w:rsidR="006026AC" w:rsidRPr="00475B96">
        <w:t>Applies to all solicitations when performance will be wholly or in part in a foreign country.</w:t>
      </w:r>
    </w:p>
    <w:p w14:paraId="6279A6B6" w14:textId="77777777" w:rsidR="00E50EE7" w:rsidRPr="00475B96" w:rsidRDefault="00E50EE7" w:rsidP="00EE5134"/>
    <w:p w14:paraId="504FCFCD" w14:textId="24488E2C" w:rsidR="006026AC" w:rsidRPr="00475B96" w:rsidRDefault="00230929" w:rsidP="00EE5134">
      <w:r w:rsidRPr="00475B96">
        <w:tab/>
      </w:r>
      <w:r w:rsidRPr="00475B96">
        <w:tab/>
      </w:r>
      <w:r w:rsidRPr="00475B96">
        <w:tab/>
      </w:r>
      <w:r w:rsidR="006026AC" w:rsidRPr="00475B96">
        <w:t>(iv) 252.225-7049, Prohibition on Acquisition of Certain Foreign Commercial Satellite Services—Representations</w:t>
      </w:r>
      <w:r w:rsidR="00CD20DC" w:rsidRPr="00475B96">
        <w:t xml:space="preserve">.  </w:t>
      </w:r>
      <w:r w:rsidR="006026AC" w:rsidRPr="00475B96">
        <w:t>Applies to solicitations for the acquisition of commercial satellite services.</w:t>
      </w:r>
    </w:p>
    <w:p w14:paraId="6902BE6B" w14:textId="77777777" w:rsidR="00E50EE7" w:rsidRPr="00475B96" w:rsidRDefault="00E50EE7" w:rsidP="00EE5134"/>
    <w:p w14:paraId="20E3C085" w14:textId="535FE05E" w:rsidR="006026AC" w:rsidRPr="00475B96" w:rsidRDefault="00230929" w:rsidP="00EE5134">
      <w:r w:rsidRPr="00475B96">
        <w:lastRenderedPageBreak/>
        <w:tab/>
      </w:r>
      <w:r w:rsidRPr="00475B96">
        <w:tab/>
      </w:r>
      <w:r w:rsidRPr="00475B96">
        <w:tab/>
      </w:r>
      <w:r w:rsidR="006026AC" w:rsidRPr="00475B96">
        <w:t>(v) 252.225-7050, Disclosure of Ownership or Control by the Government of a Country that is a State Sponsor of Terrorism</w:t>
      </w:r>
      <w:r w:rsidR="00CD20DC" w:rsidRPr="00475B96">
        <w:t xml:space="preserve">.  </w:t>
      </w:r>
      <w:r w:rsidR="006026AC" w:rsidRPr="00475B96">
        <w:t>Applies to all solicitations expected to result in contracts of $150,000 or more.</w:t>
      </w:r>
    </w:p>
    <w:p w14:paraId="31FEEF15" w14:textId="77777777" w:rsidR="00E50EE7" w:rsidRPr="00475B96" w:rsidRDefault="00E50EE7" w:rsidP="00EE5134"/>
    <w:p w14:paraId="5C5D6803" w14:textId="532202D0" w:rsidR="006026AC" w:rsidRPr="00475B96" w:rsidRDefault="00230929" w:rsidP="00EE5134">
      <w:r w:rsidRPr="00475B96">
        <w:tab/>
      </w:r>
      <w:r w:rsidRPr="00475B96">
        <w:tab/>
      </w:r>
      <w:r w:rsidRPr="00475B96">
        <w:tab/>
      </w:r>
      <w:r w:rsidR="006026AC" w:rsidRPr="00475B96">
        <w:t>(vi) 252.229-7012, Tax Exemptions (Italy)—Representation</w:t>
      </w:r>
      <w:r w:rsidR="00CD20DC" w:rsidRPr="00475B96">
        <w:t xml:space="preserve">.  </w:t>
      </w:r>
      <w:r w:rsidR="006026AC" w:rsidRPr="00475B96">
        <w:t>Applies to solicitations when contract performance will be in Italy.</w:t>
      </w:r>
    </w:p>
    <w:p w14:paraId="5C4F0365" w14:textId="77777777" w:rsidR="00E50EE7" w:rsidRPr="00475B96" w:rsidRDefault="00E50EE7" w:rsidP="00EE5134"/>
    <w:p w14:paraId="066C0FB0" w14:textId="633EF5FE" w:rsidR="006026AC" w:rsidRPr="00475B96" w:rsidRDefault="00230929" w:rsidP="00EE5134">
      <w:r w:rsidRPr="00475B96">
        <w:tab/>
      </w:r>
      <w:r w:rsidRPr="00475B96">
        <w:tab/>
      </w:r>
      <w:r w:rsidRPr="00475B96">
        <w:tab/>
      </w:r>
      <w:r w:rsidR="006026AC" w:rsidRPr="00475B96">
        <w:t>(vii) 252.229-7013, Tax Exemptions (Spain)—Representation</w:t>
      </w:r>
      <w:r w:rsidR="00CD20DC" w:rsidRPr="00475B96">
        <w:t xml:space="preserve">.  </w:t>
      </w:r>
      <w:r w:rsidR="006026AC" w:rsidRPr="00475B96">
        <w:t>Applies to solicitations when contract performance will be in Spain.</w:t>
      </w:r>
    </w:p>
    <w:p w14:paraId="577CE51D" w14:textId="77777777" w:rsidR="00E50EE7" w:rsidRPr="00475B96" w:rsidRDefault="00E50EE7" w:rsidP="00EE5134"/>
    <w:p w14:paraId="7AA2892F" w14:textId="6B14761B" w:rsidR="006026AC" w:rsidRPr="00475B96" w:rsidRDefault="00230929" w:rsidP="00EE5134">
      <w:r w:rsidRPr="00475B96">
        <w:tab/>
      </w:r>
      <w:r w:rsidRPr="00475B96">
        <w:tab/>
      </w:r>
      <w:r w:rsidR="006026AC" w:rsidRPr="00475B96">
        <w:t>(2) The following representations or certifications in SAM are applicable to this solicitation as indicated by the Contracting Officer: [</w:t>
      </w:r>
      <w:r w:rsidR="006026AC" w:rsidRPr="00475B96">
        <w:rPr>
          <w:i/>
          <w:iCs/>
        </w:rPr>
        <w:t>Contracting Officer check as appropriate.</w:t>
      </w:r>
      <w:r w:rsidR="006026AC" w:rsidRPr="00475B96">
        <w:t>]</w:t>
      </w:r>
    </w:p>
    <w:p w14:paraId="2EF87903" w14:textId="77777777" w:rsidR="00E50EE7" w:rsidRPr="00475B96" w:rsidRDefault="00E50EE7" w:rsidP="00EE5134"/>
    <w:p w14:paraId="4875BD65" w14:textId="33B5E4A5" w:rsidR="006026AC" w:rsidRPr="00475B96" w:rsidRDefault="00533CF6" w:rsidP="00EE5134">
      <w:r w:rsidRPr="00475B96">
        <w:tab/>
      </w:r>
      <w:r w:rsidRPr="00475B96">
        <w:tab/>
      </w:r>
      <w:r w:rsidRPr="00475B96">
        <w:tab/>
      </w:r>
      <w:r w:rsidR="006026AC" w:rsidRPr="00475B96">
        <w:t>____(i) 252.209-7002, Disclosure of Ownership or Control by a Foreign Government.</w:t>
      </w:r>
    </w:p>
    <w:p w14:paraId="6D1FE5B5" w14:textId="77777777" w:rsidR="00E50EE7" w:rsidRPr="00475B96" w:rsidRDefault="00E50EE7" w:rsidP="00EE5134"/>
    <w:p w14:paraId="67EFA621" w14:textId="61FF5C44" w:rsidR="006026AC" w:rsidRPr="00475B96" w:rsidRDefault="00533CF6" w:rsidP="00EE5134">
      <w:r w:rsidRPr="00475B96">
        <w:tab/>
      </w:r>
      <w:r w:rsidRPr="00475B96">
        <w:tab/>
      </w:r>
      <w:r w:rsidRPr="00475B96">
        <w:tab/>
      </w:r>
      <w:r w:rsidR="006026AC" w:rsidRPr="00475B96">
        <w:t>____(ii) 252.225-7000, Buy American—Balance of Payments Program Certificate</w:t>
      </w:r>
      <w:r w:rsidR="00CD20DC" w:rsidRPr="00475B96">
        <w:t xml:space="preserve">.  </w:t>
      </w:r>
    </w:p>
    <w:p w14:paraId="5A459047" w14:textId="77777777" w:rsidR="00E50EE7" w:rsidRPr="00475B96" w:rsidRDefault="00E50EE7" w:rsidP="00EE5134"/>
    <w:p w14:paraId="6FC5230A" w14:textId="49B31856" w:rsidR="006026AC" w:rsidRPr="00475B96" w:rsidRDefault="00533CF6" w:rsidP="00EE5134">
      <w:r w:rsidRPr="00475B96">
        <w:tab/>
      </w:r>
      <w:r w:rsidRPr="00475B96">
        <w:tab/>
      </w:r>
      <w:r w:rsidRPr="00475B96">
        <w:tab/>
      </w:r>
      <w:r w:rsidR="006026AC" w:rsidRPr="00475B96">
        <w:t>____(iii) 252.225-7020, Trade Agreements Certificate</w:t>
      </w:r>
      <w:r w:rsidR="00CD20DC" w:rsidRPr="00475B96">
        <w:t xml:space="preserve">.  </w:t>
      </w:r>
    </w:p>
    <w:p w14:paraId="5E886958" w14:textId="77777777" w:rsidR="006E13E2" w:rsidRPr="00475B96" w:rsidRDefault="006E13E2" w:rsidP="00EE5134"/>
    <w:p w14:paraId="78DE3BC7" w14:textId="7D1948A1" w:rsidR="006026AC" w:rsidRPr="00475B96" w:rsidRDefault="00533CF6" w:rsidP="00EE5134">
      <w:r w:rsidRPr="00475B96">
        <w:tab/>
      </w:r>
      <w:r w:rsidRPr="00475B96">
        <w:tab/>
      </w:r>
      <w:r w:rsidRPr="00475B96">
        <w:tab/>
      </w:r>
      <w:r w:rsidRPr="00475B96">
        <w:tab/>
      </w:r>
      <w:r w:rsidR="006026AC" w:rsidRPr="00475B96">
        <w:t>____Use with Alternate I</w:t>
      </w:r>
      <w:r w:rsidR="00CD20DC" w:rsidRPr="00475B96">
        <w:t xml:space="preserve">.  </w:t>
      </w:r>
    </w:p>
    <w:p w14:paraId="42AAAD9C" w14:textId="77777777" w:rsidR="006E13E2" w:rsidRPr="00475B96" w:rsidRDefault="006E13E2" w:rsidP="00EE5134"/>
    <w:p w14:paraId="00A838F5" w14:textId="04236DB5" w:rsidR="006026AC" w:rsidRPr="00475B96" w:rsidRDefault="00533CF6" w:rsidP="00EE5134">
      <w:r w:rsidRPr="00475B96">
        <w:tab/>
      </w:r>
      <w:r w:rsidRPr="00475B96">
        <w:tab/>
      </w:r>
      <w:r w:rsidRPr="00475B96">
        <w:tab/>
      </w:r>
      <w:r w:rsidR="006026AC" w:rsidRPr="00475B96">
        <w:t>____(iv) 252.225-7031, Secondary Arab Boycott of Israel</w:t>
      </w:r>
      <w:r w:rsidR="00CD20DC" w:rsidRPr="00475B96">
        <w:t xml:space="preserve">.  </w:t>
      </w:r>
    </w:p>
    <w:p w14:paraId="5A4CC4C9" w14:textId="77777777" w:rsidR="006E13E2" w:rsidRPr="00475B96" w:rsidRDefault="006E13E2" w:rsidP="00EE5134"/>
    <w:p w14:paraId="509DC5A0" w14:textId="01059249" w:rsidR="006026AC" w:rsidRPr="00475B96" w:rsidRDefault="00533CF6" w:rsidP="00EE5134">
      <w:r w:rsidRPr="00475B96">
        <w:tab/>
      </w:r>
      <w:r w:rsidRPr="00475B96">
        <w:tab/>
      </w:r>
      <w:r w:rsidRPr="00475B96">
        <w:tab/>
      </w:r>
      <w:r w:rsidR="006026AC" w:rsidRPr="00475B96">
        <w:t>____(v) 252.225-7035, Buy American—Free Trade Agreements—Balance of Payments Program Certificate</w:t>
      </w:r>
      <w:r w:rsidR="00CD20DC" w:rsidRPr="00475B96">
        <w:t xml:space="preserve">.  </w:t>
      </w:r>
    </w:p>
    <w:p w14:paraId="035F0B17" w14:textId="77777777" w:rsidR="006E13E2" w:rsidRPr="00475B96" w:rsidRDefault="006E13E2" w:rsidP="00EE5134"/>
    <w:p w14:paraId="4FB374ED" w14:textId="7FF34652" w:rsidR="006026AC" w:rsidRPr="00475B96" w:rsidRDefault="00533CF6" w:rsidP="00EE5134">
      <w:r w:rsidRPr="00475B96">
        <w:tab/>
      </w:r>
      <w:r w:rsidRPr="00475B96">
        <w:tab/>
      </w:r>
      <w:r w:rsidRPr="00475B96">
        <w:tab/>
      </w:r>
      <w:r w:rsidRPr="00475B96">
        <w:tab/>
      </w:r>
      <w:r w:rsidR="006026AC" w:rsidRPr="00475B96">
        <w:t>____Use with Alternate I</w:t>
      </w:r>
      <w:r w:rsidR="00CD20DC" w:rsidRPr="00475B96">
        <w:t xml:space="preserve">.  </w:t>
      </w:r>
    </w:p>
    <w:p w14:paraId="6FC97411" w14:textId="77777777" w:rsidR="006E13E2" w:rsidRPr="00475B96" w:rsidRDefault="006E13E2" w:rsidP="00EE5134"/>
    <w:p w14:paraId="32997952" w14:textId="1E91A092" w:rsidR="006026AC" w:rsidRPr="00475B96" w:rsidRDefault="00533CF6" w:rsidP="00EE5134">
      <w:r w:rsidRPr="00475B96">
        <w:tab/>
      </w:r>
      <w:r w:rsidRPr="00475B96">
        <w:tab/>
      </w:r>
      <w:r w:rsidRPr="00475B96">
        <w:tab/>
      </w:r>
      <w:r w:rsidRPr="00475B96">
        <w:tab/>
      </w:r>
      <w:r w:rsidR="006026AC" w:rsidRPr="00475B96">
        <w:t>____Use with Alternate II</w:t>
      </w:r>
      <w:r w:rsidR="00CD20DC" w:rsidRPr="00475B96">
        <w:t xml:space="preserve">.  </w:t>
      </w:r>
    </w:p>
    <w:p w14:paraId="7A2DCD2B" w14:textId="77777777" w:rsidR="006E13E2" w:rsidRPr="00475B96" w:rsidRDefault="006E13E2" w:rsidP="00EE5134"/>
    <w:p w14:paraId="44D014BB" w14:textId="313DF770" w:rsidR="006026AC" w:rsidRPr="00475B96" w:rsidRDefault="00533CF6" w:rsidP="00EE5134">
      <w:r w:rsidRPr="00475B96">
        <w:tab/>
      </w:r>
      <w:r w:rsidRPr="00475B96">
        <w:tab/>
      </w:r>
      <w:r w:rsidRPr="00475B96">
        <w:tab/>
      </w:r>
      <w:r w:rsidRPr="00475B96">
        <w:tab/>
      </w:r>
      <w:r w:rsidR="006026AC" w:rsidRPr="00475B96">
        <w:t>____Use with Alternate III</w:t>
      </w:r>
      <w:r w:rsidR="00CD20DC" w:rsidRPr="00475B96">
        <w:t xml:space="preserve">.  </w:t>
      </w:r>
    </w:p>
    <w:p w14:paraId="330EB3D1" w14:textId="77777777" w:rsidR="006E13E2" w:rsidRPr="00475B96" w:rsidRDefault="006E13E2" w:rsidP="00EE5134"/>
    <w:p w14:paraId="7DB830E2" w14:textId="3C12F5B1" w:rsidR="006026AC" w:rsidRPr="00475B96" w:rsidRDefault="00533CF6" w:rsidP="00EE5134">
      <w:r w:rsidRPr="00475B96">
        <w:tab/>
      </w:r>
      <w:r w:rsidRPr="00475B96">
        <w:tab/>
      </w:r>
      <w:r w:rsidRPr="00475B96">
        <w:tab/>
      </w:r>
      <w:r w:rsidRPr="00475B96">
        <w:tab/>
      </w:r>
      <w:r w:rsidR="006026AC" w:rsidRPr="00475B96">
        <w:t>____Use with Alternate IV</w:t>
      </w:r>
      <w:r w:rsidR="00CD20DC" w:rsidRPr="00475B96">
        <w:t xml:space="preserve">.  </w:t>
      </w:r>
    </w:p>
    <w:p w14:paraId="0A028F25" w14:textId="77777777" w:rsidR="006E13E2" w:rsidRPr="00475B96" w:rsidRDefault="006E13E2" w:rsidP="00EE5134"/>
    <w:p w14:paraId="1E383DF9" w14:textId="307F923E" w:rsidR="006026AC" w:rsidRPr="00475B96" w:rsidRDefault="00533CF6" w:rsidP="00EE5134">
      <w:r w:rsidRPr="00475B96">
        <w:tab/>
      </w:r>
      <w:r w:rsidRPr="00475B96">
        <w:tab/>
      </w:r>
      <w:r w:rsidRPr="00475B96">
        <w:tab/>
      </w:r>
      <w:r w:rsidRPr="00475B96">
        <w:tab/>
      </w:r>
      <w:r w:rsidR="006026AC" w:rsidRPr="00475B96">
        <w:t>____Use with Alternate V</w:t>
      </w:r>
      <w:r w:rsidR="00CD20DC" w:rsidRPr="00475B96">
        <w:t xml:space="preserve">.  </w:t>
      </w:r>
    </w:p>
    <w:p w14:paraId="617718A6" w14:textId="77777777" w:rsidR="006E13E2" w:rsidRPr="00475B96" w:rsidRDefault="006E13E2" w:rsidP="00EE5134"/>
    <w:p w14:paraId="6EAE3446" w14:textId="1D0A594C" w:rsidR="006026AC" w:rsidRPr="00475B96" w:rsidRDefault="00533CF6" w:rsidP="00EE5134">
      <w:r w:rsidRPr="00475B96">
        <w:tab/>
      </w:r>
      <w:r w:rsidRPr="00475B96">
        <w:tab/>
      </w:r>
      <w:r w:rsidRPr="00475B96">
        <w:tab/>
      </w:r>
      <w:r w:rsidR="006026AC" w:rsidRPr="00475B96">
        <w:t>____ (vi) 252.226-7002, Representation for Demonstration Project for Contractors Employing Persons with Disabilities</w:t>
      </w:r>
      <w:r w:rsidR="00CD20DC" w:rsidRPr="00475B96">
        <w:t xml:space="preserve">.  </w:t>
      </w:r>
    </w:p>
    <w:p w14:paraId="242C9D79" w14:textId="77777777" w:rsidR="006E13E2" w:rsidRPr="00475B96" w:rsidRDefault="006E13E2" w:rsidP="00EE5134"/>
    <w:p w14:paraId="2C1851D3" w14:textId="402320E1" w:rsidR="006026AC" w:rsidRPr="00475B96" w:rsidRDefault="00533CF6" w:rsidP="00EE5134">
      <w:r w:rsidRPr="00475B96">
        <w:tab/>
      </w:r>
      <w:r w:rsidRPr="00475B96">
        <w:tab/>
      </w:r>
      <w:r w:rsidRPr="00475B96">
        <w:tab/>
      </w:r>
      <w:r w:rsidR="006026AC" w:rsidRPr="00475B96">
        <w:t>____ (vii) 252.232-7015, Performance-Based Payments—Representation</w:t>
      </w:r>
      <w:r w:rsidR="00CD20DC" w:rsidRPr="00475B96">
        <w:t xml:space="preserve">.  </w:t>
      </w:r>
    </w:p>
    <w:p w14:paraId="37A5267A" w14:textId="77777777" w:rsidR="0008062F" w:rsidRPr="00475B96" w:rsidRDefault="0008062F" w:rsidP="00EE5134"/>
    <w:p w14:paraId="3C07D0D0" w14:textId="137CA7C6" w:rsidR="006026AC" w:rsidRPr="00475B96" w:rsidRDefault="00230929" w:rsidP="00EE5134">
      <w:r w:rsidRPr="00475B96">
        <w:tab/>
      </w:r>
      <w:r w:rsidR="006026AC" w:rsidRPr="00475B96">
        <w:t>(</w:t>
      </w:r>
      <w:r w:rsidR="0045757C" w:rsidRPr="00475B96">
        <w:t>g</w:t>
      </w:r>
      <w:r w:rsidR="006026AC" w:rsidRPr="00475B96">
        <w:t xml:space="preserve">) </w:t>
      </w:r>
      <w:r w:rsidR="00EA0F89">
        <w:t xml:space="preserve"> </w:t>
      </w:r>
      <w:r w:rsidR="006026AC" w:rsidRPr="00475B96">
        <w:t xml:space="preserve">The Offeror has completed the annual representations and certifications electronically via the SAM website at </w:t>
      </w:r>
      <w:hyperlink r:id="rId13" w:tgtFrame="_blank" w:history="1">
        <w:r w:rsidR="006026AC" w:rsidRPr="00475B96">
          <w:rPr>
            <w:i/>
            <w:iCs/>
            <w:color w:val="0000FF"/>
            <w:u w:val="single"/>
          </w:rPr>
          <w:t>https://www.sam.gov</w:t>
        </w:r>
      </w:hyperlink>
      <w:r w:rsidR="006026AC" w:rsidRPr="00475B96">
        <w:t xml:space="preserve"> After reviewing the SAM database information, the Offeror verifies by submission of the offer that the representations and certifications currently posted electronically that apply to this solicitation as indicated in</w:t>
      </w:r>
      <w:r w:rsidR="00533CF6" w:rsidRPr="00475B96">
        <w:t xml:space="preserve"> </w:t>
      </w:r>
      <w:r w:rsidR="004A4375" w:rsidRPr="00475B96">
        <w:t>FAR 52.204-7</w:t>
      </w:r>
      <w:r w:rsidR="006026AC" w:rsidRPr="00475B96">
        <w:t xml:space="preserve"> and paragraph (</w:t>
      </w:r>
      <w:r w:rsidR="0045757C" w:rsidRPr="00475B96">
        <w:t>f</w:t>
      </w:r>
      <w:r w:rsidR="006026AC" w:rsidRPr="00475B96">
        <w:t xml:space="preserve">)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w:t>
      </w:r>
      <w:r w:rsidR="00DA3232" w:rsidRPr="00475B96">
        <w:t>FAR 4.203-1</w:t>
      </w:r>
      <w:r w:rsidR="006026AC" w:rsidRPr="00475B96">
        <w:t xml:space="preserve">); except for the changes </w:t>
      </w:r>
      <w:r w:rsidR="006026AC" w:rsidRPr="00475B96">
        <w:lastRenderedPageBreak/>
        <w:t>identified below [</w:t>
      </w:r>
      <w:r w:rsidR="006026AC" w:rsidRPr="00475B96">
        <w:rPr>
          <w:i/>
          <w:iCs/>
        </w:rPr>
        <w:t>Offeror to insert changes, identifying change by provision number, title, date</w:t>
      </w:r>
      <w:r w:rsidR="006026AC" w:rsidRPr="00475B96">
        <w:t>]</w:t>
      </w:r>
      <w:r w:rsidR="00CD20DC" w:rsidRPr="00475B96">
        <w:t xml:space="preserve">.  </w:t>
      </w:r>
      <w:r w:rsidR="006026AC" w:rsidRPr="00475B96">
        <w:t xml:space="preserve">These amended representation(s) and/or certification(s) </w:t>
      </w:r>
      <w:proofErr w:type="gramStart"/>
      <w:r w:rsidR="006026AC" w:rsidRPr="00475B96">
        <w:t>are also incorporated</w:t>
      </w:r>
      <w:proofErr w:type="gramEnd"/>
      <w:r w:rsidR="006026AC" w:rsidRPr="00475B96">
        <w:t xml:space="preserve"> in this offer and are current, accurate, and complete as of the date of this offer.</w:t>
      </w:r>
    </w:p>
    <w:p w14:paraId="6E561BF8" w14:textId="77777777" w:rsidR="006E13E2" w:rsidRPr="00475B96" w:rsidRDefault="006E13E2" w:rsidP="00EE5134"/>
    <w:tbl>
      <w:tblPr>
        <w:tblW w:w="5000" w:type="pct"/>
        <w:tblCellSpacing w:w="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5532"/>
        <w:gridCol w:w="1065"/>
        <w:gridCol w:w="1082"/>
        <w:gridCol w:w="1665"/>
      </w:tblGrid>
      <w:tr w:rsidR="006026AC" w:rsidRPr="00475B96" w14:paraId="2897D07A" w14:textId="77777777" w:rsidTr="00D33BAC">
        <w:trPr>
          <w:tblHeader/>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12E28824" w14:textId="77777777" w:rsidR="006026AC" w:rsidRPr="00475B96" w:rsidRDefault="006026AC" w:rsidP="00EE5134">
            <w:r w:rsidRPr="00475B96">
              <w:t>FAR/DFARS provision No.</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178D98FC" w14:textId="77777777" w:rsidR="006026AC" w:rsidRPr="00475B96" w:rsidRDefault="006026AC" w:rsidP="00EE5134">
            <w:r w:rsidRPr="00475B96">
              <w:t>Title</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2E32AF19" w14:textId="77777777" w:rsidR="006026AC" w:rsidRPr="00475B96" w:rsidRDefault="006026AC" w:rsidP="00EE5134">
            <w:r w:rsidRPr="00475B96">
              <w:t>Date</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hideMark/>
          </w:tcPr>
          <w:p w14:paraId="69742AB8" w14:textId="77777777" w:rsidR="006026AC" w:rsidRPr="00475B96" w:rsidRDefault="006026AC" w:rsidP="00EE5134">
            <w:r w:rsidRPr="00475B96">
              <w:t>Change</w:t>
            </w:r>
          </w:p>
        </w:tc>
      </w:tr>
      <w:tr w:rsidR="006026AC" w:rsidRPr="00475B96" w14:paraId="0C2B0FD3" w14:textId="77777777" w:rsidTr="00D33BAC">
        <w:trPr>
          <w:tblCellSpacing w:w="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25A6EB" w14:textId="77777777" w:rsidR="006026AC" w:rsidRPr="00475B96" w:rsidRDefault="006026AC" w:rsidP="00EE5134"/>
        </w:tc>
        <w:tc>
          <w:tcPr>
            <w:tcW w:w="0" w:type="auto"/>
            <w:tcBorders>
              <w:top w:val="outset" w:sz="6" w:space="0" w:color="auto"/>
              <w:left w:val="outset" w:sz="6" w:space="0" w:color="auto"/>
              <w:bottom w:val="outset" w:sz="6" w:space="0" w:color="auto"/>
              <w:right w:val="outset" w:sz="6" w:space="0" w:color="auto"/>
            </w:tcBorders>
            <w:vAlign w:val="center"/>
            <w:hideMark/>
          </w:tcPr>
          <w:p w14:paraId="368173F7" w14:textId="77777777" w:rsidR="006026AC" w:rsidRPr="00475B96" w:rsidRDefault="006026AC" w:rsidP="00EE5134"/>
        </w:tc>
        <w:tc>
          <w:tcPr>
            <w:tcW w:w="0" w:type="auto"/>
            <w:tcBorders>
              <w:top w:val="outset" w:sz="6" w:space="0" w:color="auto"/>
              <w:left w:val="outset" w:sz="6" w:space="0" w:color="auto"/>
              <w:bottom w:val="outset" w:sz="6" w:space="0" w:color="auto"/>
              <w:right w:val="outset" w:sz="6" w:space="0" w:color="auto"/>
            </w:tcBorders>
            <w:vAlign w:val="center"/>
            <w:hideMark/>
          </w:tcPr>
          <w:p w14:paraId="1F4AA878" w14:textId="77777777" w:rsidR="006026AC" w:rsidRPr="00475B96" w:rsidRDefault="006026AC" w:rsidP="00EE5134"/>
        </w:tc>
        <w:tc>
          <w:tcPr>
            <w:tcW w:w="0" w:type="auto"/>
            <w:tcBorders>
              <w:top w:val="outset" w:sz="6" w:space="0" w:color="auto"/>
              <w:left w:val="outset" w:sz="6" w:space="0" w:color="auto"/>
              <w:bottom w:val="outset" w:sz="6" w:space="0" w:color="auto"/>
              <w:right w:val="outset" w:sz="6" w:space="0" w:color="auto"/>
            </w:tcBorders>
            <w:vAlign w:val="center"/>
            <w:hideMark/>
          </w:tcPr>
          <w:p w14:paraId="0E2DBFFD" w14:textId="77777777" w:rsidR="006026AC" w:rsidRPr="00475B96" w:rsidRDefault="006026AC" w:rsidP="00EE5134"/>
        </w:tc>
      </w:tr>
    </w:tbl>
    <w:p w14:paraId="080FE258" w14:textId="77777777" w:rsidR="0008062F" w:rsidRPr="00475B96" w:rsidRDefault="0008062F" w:rsidP="00EE5134"/>
    <w:p w14:paraId="6B0ACCFE" w14:textId="7E15093A" w:rsidR="006026AC" w:rsidRPr="00475B96" w:rsidRDefault="006026AC" w:rsidP="00EE5134">
      <w:r w:rsidRPr="00475B96">
        <w:t>Any changes provided by the Offeror are applicable to this solicitation only, and do not result in an update to the representations and certifications located in the SAM database.</w:t>
      </w:r>
    </w:p>
    <w:p w14:paraId="7EE32A3A" w14:textId="77777777" w:rsidR="0008062F" w:rsidRPr="00475B96" w:rsidRDefault="0008062F" w:rsidP="00EE5134"/>
    <w:p w14:paraId="18672715" w14:textId="77777777" w:rsidR="006026AC" w:rsidRPr="00475B96" w:rsidRDefault="006026AC" w:rsidP="00EE5134">
      <w:pPr>
        <w:jc w:val="center"/>
      </w:pPr>
      <w:r w:rsidRPr="00475B96">
        <w:t>(End of provision)</w:t>
      </w:r>
    </w:p>
    <w:p w14:paraId="1BF918E8" w14:textId="77777777" w:rsidR="0008062F" w:rsidRPr="00475B96" w:rsidRDefault="0008062F" w:rsidP="00EE5134"/>
    <w:p w14:paraId="46F00EB2" w14:textId="7BBEEC31" w:rsidR="006026AC" w:rsidRPr="00475B96" w:rsidRDefault="006026AC" w:rsidP="00475B96">
      <w:pPr>
        <w:pStyle w:val="Heading3"/>
      </w:pPr>
      <w:r w:rsidRPr="00475B96">
        <w:t>252.204-</w:t>
      </w:r>
      <w:proofErr w:type="gramStart"/>
      <w:r w:rsidRPr="00475B96">
        <w:t xml:space="preserve">7010 </w:t>
      </w:r>
      <w:r w:rsidR="00CD20DC" w:rsidRPr="00475B96">
        <w:t xml:space="preserve"> </w:t>
      </w:r>
      <w:r w:rsidRPr="00475B96">
        <w:t>Requirement</w:t>
      </w:r>
      <w:proofErr w:type="gramEnd"/>
      <w:r w:rsidRPr="00475B96">
        <w:t xml:space="preserve"> for Contractor </w:t>
      </w:r>
      <w:r w:rsidR="00F22EB8" w:rsidRPr="00475B96">
        <w:t xml:space="preserve">to </w:t>
      </w:r>
      <w:r w:rsidRPr="00475B96">
        <w:t>Notify DoD if the Contractor's Activities are Subject to Reporting Under the U.S.-International Atomic Energy Agency Additional Protocol.</w:t>
      </w:r>
    </w:p>
    <w:p w14:paraId="0270AAE5" w14:textId="0B774AC3" w:rsidR="006026AC" w:rsidRPr="00475B96" w:rsidRDefault="006026AC" w:rsidP="00EE5134">
      <w:r w:rsidRPr="00475B96">
        <w:t xml:space="preserve">As prescribed in </w:t>
      </w:r>
      <w:r w:rsidR="00DA3232" w:rsidRPr="00475B96">
        <w:t>204.770-3</w:t>
      </w:r>
      <w:r w:rsidRPr="00475B96">
        <w:t xml:space="preserve">, </w:t>
      </w:r>
      <w:r w:rsidR="00782153" w:rsidRPr="00475B96">
        <w:t xml:space="preserve">insert </w:t>
      </w:r>
      <w:r w:rsidRPr="00475B96">
        <w:t>the following clause:</w:t>
      </w:r>
    </w:p>
    <w:p w14:paraId="617E1831" w14:textId="77777777" w:rsidR="0008062F" w:rsidRPr="00475B96" w:rsidRDefault="0008062F" w:rsidP="00EE5134"/>
    <w:p w14:paraId="3758B9B5" w14:textId="667805C4" w:rsidR="006026AC" w:rsidRPr="00475B96" w:rsidRDefault="006026AC" w:rsidP="00EE5134">
      <w:pPr>
        <w:jc w:val="center"/>
      </w:pPr>
      <w:r w:rsidRPr="00475B96">
        <w:t xml:space="preserve">Requirement for Contractor </w:t>
      </w:r>
      <w:r w:rsidR="007947B1" w:rsidRPr="00475B96">
        <w:t>to</w:t>
      </w:r>
      <w:r w:rsidRPr="00475B96">
        <w:t xml:space="preserve"> Notify DoD if the Contractor's Activities Are Subject to Reporting Under the U.S.-International Atomic Energy Agency Additional Protocol (JAN 2009)</w:t>
      </w:r>
    </w:p>
    <w:p w14:paraId="2C23F690" w14:textId="77777777" w:rsidR="0008062F" w:rsidRPr="00475B96" w:rsidRDefault="0008062F" w:rsidP="00EE5134"/>
    <w:p w14:paraId="61D9162B" w14:textId="0B1362DD" w:rsidR="006026AC" w:rsidRPr="00475B96" w:rsidRDefault="00230929" w:rsidP="00EE5134">
      <w:r w:rsidRPr="00475B96">
        <w:tab/>
      </w:r>
      <w:r w:rsidR="006026AC" w:rsidRPr="00475B96">
        <w:t xml:space="preserve">(a) If the Contractor is required to report any of its activities in accordance with Department of Commerce regulations (15 CFR part 781 et seq.) or Nuclear Regulatory Commission regulations (10 CFR part 75) </w:t>
      </w:r>
      <w:proofErr w:type="gramStart"/>
      <w:r w:rsidR="006026AC" w:rsidRPr="00475B96">
        <w:t>in order to</w:t>
      </w:r>
      <w:proofErr w:type="gramEnd"/>
      <w:r w:rsidR="006026AC" w:rsidRPr="00475B96">
        <w:t xml:space="preserve"> implement the declarations required by the U.S.-International Atomic Energy Agency Additional Protocol (U.S.-IAEA AP), the Contractor shall—</w:t>
      </w:r>
    </w:p>
    <w:p w14:paraId="4C5658D8" w14:textId="77777777" w:rsidR="0008062F" w:rsidRPr="00475B96" w:rsidRDefault="0008062F" w:rsidP="00EE5134"/>
    <w:p w14:paraId="6034500D" w14:textId="6F0C77A1" w:rsidR="006026AC" w:rsidRPr="00475B96" w:rsidRDefault="00230929" w:rsidP="00EE5134">
      <w:r w:rsidRPr="00475B96">
        <w:tab/>
      </w:r>
      <w:r w:rsidRPr="00475B96">
        <w:tab/>
      </w:r>
      <w:r w:rsidR="006026AC" w:rsidRPr="00475B96">
        <w:t>(1) Immediately provide written notification to the following DoD Program Manager:</w:t>
      </w:r>
    </w:p>
    <w:p w14:paraId="7CC6BA2E" w14:textId="77777777" w:rsidR="0008062F" w:rsidRPr="00475B96" w:rsidRDefault="0008062F" w:rsidP="00EE5134"/>
    <w:p w14:paraId="51EFFA28" w14:textId="20A533F3" w:rsidR="006026AC" w:rsidRPr="00475B96" w:rsidRDefault="006026AC" w:rsidP="00EE5134">
      <w:r w:rsidRPr="00475B96">
        <w:t>[Contracting Officer to insert Program Manager's name, mailing address, e-mail address, telephone number, and facsimile number</w:t>
      </w:r>
      <w:proofErr w:type="gramStart"/>
      <w:r w:rsidRPr="00475B96">
        <w:t>];</w:t>
      </w:r>
      <w:proofErr w:type="gramEnd"/>
    </w:p>
    <w:p w14:paraId="3C4CE151" w14:textId="77777777" w:rsidR="0008062F" w:rsidRPr="00475B96" w:rsidRDefault="0008062F" w:rsidP="00EE5134"/>
    <w:p w14:paraId="7E5CBEE6" w14:textId="7F7811B9" w:rsidR="006026AC" w:rsidRPr="00475B96" w:rsidRDefault="00230929" w:rsidP="00EE5134">
      <w:r w:rsidRPr="00475B96">
        <w:tab/>
      </w:r>
      <w:r w:rsidRPr="00475B96">
        <w:tab/>
      </w:r>
      <w:r w:rsidR="006026AC" w:rsidRPr="00475B96">
        <w:t>(2) Include in the notification—</w:t>
      </w:r>
    </w:p>
    <w:p w14:paraId="66692BEA" w14:textId="77777777" w:rsidR="0008062F" w:rsidRPr="00475B96" w:rsidRDefault="0008062F" w:rsidP="00EE5134"/>
    <w:p w14:paraId="47146CC0" w14:textId="3282FE79" w:rsidR="006026AC" w:rsidRPr="00475B96" w:rsidRDefault="00230929" w:rsidP="00EE5134">
      <w:r w:rsidRPr="00475B96">
        <w:tab/>
      </w:r>
      <w:r w:rsidRPr="00475B96">
        <w:tab/>
      </w:r>
      <w:r w:rsidRPr="00475B96">
        <w:tab/>
      </w:r>
      <w:r w:rsidR="006026AC" w:rsidRPr="00475B96">
        <w:t xml:space="preserve">(i) Where DoD contract activities or information are located relative to the activities or information to </w:t>
      </w:r>
      <w:proofErr w:type="gramStart"/>
      <w:r w:rsidR="006026AC" w:rsidRPr="00475B96">
        <w:t>be declared</w:t>
      </w:r>
      <w:proofErr w:type="gramEnd"/>
      <w:r w:rsidR="006026AC" w:rsidRPr="00475B96">
        <w:t xml:space="preserve"> to the Department of Commerce or the Nuclear Regulatory Commission; and</w:t>
      </w:r>
    </w:p>
    <w:p w14:paraId="7D1CF249" w14:textId="77777777" w:rsidR="0008062F" w:rsidRPr="00475B96" w:rsidRDefault="0008062F" w:rsidP="00EE5134"/>
    <w:p w14:paraId="759CCA81" w14:textId="0734513B" w:rsidR="006026AC" w:rsidRPr="00475B96" w:rsidRDefault="00230929" w:rsidP="00EE5134">
      <w:r w:rsidRPr="00475B96">
        <w:tab/>
      </w:r>
      <w:r w:rsidRPr="00475B96">
        <w:tab/>
      </w:r>
      <w:r w:rsidRPr="00475B96">
        <w:tab/>
      </w:r>
      <w:r w:rsidR="006026AC" w:rsidRPr="00475B96">
        <w:t xml:space="preserve">(ii) If or when any current or former DoD contract activities and the activities to </w:t>
      </w:r>
      <w:proofErr w:type="gramStart"/>
      <w:r w:rsidR="006026AC" w:rsidRPr="00475B96">
        <w:t>be declared</w:t>
      </w:r>
      <w:proofErr w:type="gramEnd"/>
      <w:r w:rsidR="006026AC" w:rsidRPr="00475B96">
        <w:t xml:space="preserve"> to the Department of Commerce or the Nuclear Regulatory Commission have been or will be co-located or located near enough to one another to result in disclosure of the DoD activities during an IAEA inspection or visit; and</w:t>
      </w:r>
    </w:p>
    <w:p w14:paraId="2176C58C" w14:textId="77777777" w:rsidR="0008062F" w:rsidRPr="00475B96" w:rsidRDefault="0008062F" w:rsidP="00EE5134"/>
    <w:p w14:paraId="1B119F04" w14:textId="4CC0F4A9" w:rsidR="006026AC" w:rsidRPr="00475B96" w:rsidRDefault="00230929" w:rsidP="00EE5134">
      <w:r w:rsidRPr="00475B96">
        <w:tab/>
      </w:r>
      <w:r w:rsidRPr="00475B96">
        <w:tab/>
      </w:r>
      <w:r w:rsidR="006026AC" w:rsidRPr="00475B96">
        <w:t>(3) Provide a copy of the notification to the Contracting Officer.</w:t>
      </w:r>
    </w:p>
    <w:p w14:paraId="293D20DE" w14:textId="77777777" w:rsidR="0008062F" w:rsidRPr="00475B96" w:rsidRDefault="0008062F" w:rsidP="00EE5134"/>
    <w:p w14:paraId="0E0E2284" w14:textId="710D6087" w:rsidR="006026AC" w:rsidRPr="00475B96" w:rsidRDefault="00230929" w:rsidP="00EE5134">
      <w:r w:rsidRPr="00475B96">
        <w:tab/>
      </w:r>
      <w:r w:rsidR="006026AC" w:rsidRPr="00475B96">
        <w:t>(b) After receipt of a notification submitted in accordance with paragraph (a) of this clause, the DoD Program Manager will—</w:t>
      </w:r>
    </w:p>
    <w:p w14:paraId="5EE8D057" w14:textId="77777777" w:rsidR="0008062F" w:rsidRPr="00475B96" w:rsidRDefault="0008062F" w:rsidP="00EE5134"/>
    <w:p w14:paraId="4F4ECF0F" w14:textId="6946DF13" w:rsidR="006026AC" w:rsidRPr="00475B96" w:rsidRDefault="00230929" w:rsidP="00EE5134">
      <w:r w:rsidRPr="00475B96">
        <w:tab/>
      </w:r>
      <w:r w:rsidRPr="00475B96">
        <w:tab/>
      </w:r>
      <w:r w:rsidR="006026AC" w:rsidRPr="00475B96">
        <w:t xml:space="preserve">(1) Conduct a security assessment to determine if and by what means access may </w:t>
      </w:r>
      <w:proofErr w:type="gramStart"/>
      <w:r w:rsidR="006026AC" w:rsidRPr="00475B96">
        <w:t>be granted</w:t>
      </w:r>
      <w:proofErr w:type="gramEnd"/>
      <w:r w:rsidR="006026AC" w:rsidRPr="00475B96">
        <w:t xml:space="preserve"> to the IAEA; or</w:t>
      </w:r>
    </w:p>
    <w:p w14:paraId="7E74E1CA" w14:textId="77777777" w:rsidR="0008062F" w:rsidRPr="00475B96" w:rsidRDefault="0008062F" w:rsidP="00EE5134"/>
    <w:p w14:paraId="1D6A59A1" w14:textId="062ECD96" w:rsidR="006026AC" w:rsidRPr="00475B96" w:rsidRDefault="00230929" w:rsidP="00EE5134">
      <w:r w:rsidRPr="00475B96">
        <w:tab/>
      </w:r>
      <w:r w:rsidRPr="00475B96">
        <w:tab/>
      </w:r>
      <w:r w:rsidR="006026AC" w:rsidRPr="00475B96">
        <w:t>(2) Provide written justification to the component or agency treaty office for a national security exclusion, in accordance with DoD Instruction 2060.03, Application of the National Security Exclusion to the Agreements Between the United States of America and the International Atomic Energy Agency for the Application of Safeguards in the United States of America</w:t>
      </w:r>
      <w:r w:rsidR="00CD20DC" w:rsidRPr="00475B96">
        <w:t xml:space="preserve">.  </w:t>
      </w:r>
      <w:r w:rsidR="006026AC" w:rsidRPr="00475B96">
        <w:t xml:space="preserve">DoD will notify the Contractor if a national security exclusion </w:t>
      </w:r>
      <w:proofErr w:type="gramStart"/>
      <w:r w:rsidR="006026AC" w:rsidRPr="00475B96">
        <w:t>is applied</w:t>
      </w:r>
      <w:proofErr w:type="gramEnd"/>
      <w:r w:rsidR="006026AC" w:rsidRPr="00475B96">
        <w:t xml:space="preserve"> at the Contractor's location to prohibit access by the IAEA.</w:t>
      </w:r>
    </w:p>
    <w:p w14:paraId="52553CD6" w14:textId="77777777" w:rsidR="0008062F" w:rsidRPr="00475B96" w:rsidRDefault="0008062F" w:rsidP="00EE5134"/>
    <w:p w14:paraId="13FD2D8A" w14:textId="02820DBA" w:rsidR="006026AC" w:rsidRPr="00475B96" w:rsidRDefault="00230929" w:rsidP="00EE5134">
      <w:r w:rsidRPr="00475B96">
        <w:tab/>
      </w:r>
      <w:r w:rsidR="006026AC" w:rsidRPr="00475B96">
        <w:t xml:space="preserve">(c) If the DoD Program Manager determines that a security assessment </w:t>
      </w:r>
      <w:proofErr w:type="gramStart"/>
      <w:r w:rsidR="006026AC" w:rsidRPr="00475B96">
        <w:t>is required</w:t>
      </w:r>
      <w:proofErr w:type="gramEnd"/>
      <w:r w:rsidR="006026AC" w:rsidRPr="00475B96">
        <w:t>—</w:t>
      </w:r>
    </w:p>
    <w:p w14:paraId="4A1CDC23" w14:textId="77777777" w:rsidR="0008062F" w:rsidRPr="00475B96" w:rsidRDefault="0008062F" w:rsidP="00EE5134"/>
    <w:p w14:paraId="72C8B583" w14:textId="72A8A05C" w:rsidR="006026AC" w:rsidRPr="00475B96" w:rsidRDefault="00230929" w:rsidP="00EE5134">
      <w:r w:rsidRPr="00475B96">
        <w:tab/>
      </w:r>
      <w:r w:rsidRPr="00475B96">
        <w:tab/>
      </w:r>
      <w:r w:rsidR="006026AC" w:rsidRPr="00475B96">
        <w:t>(1) DoD will, at a minimum—</w:t>
      </w:r>
    </w:p>
    <w:p w14:paraId="64E508C6" w14:textId="77777777" w:rsidR="0008062F" w:rsidRPr="00475B96" w:rsidRDefault="0008062F" w:rsidP="00EE5134"/>
    <w:p w14:paraId="18E84D24" w14:textId="606D871B" w:rsidR="006026AC" w:rsidRPr="00475B96" w:rsidRDefault="00230929" w:rsidP="00EE5134">
      <w:r w:rsidRPr="00475B96">
        <w:tab/>
      </w:r>
      <w:r w:rsidRPr="00475B96">
        <w:tab/>
      </w:r>
      <w:r w:rsidRPr="00475B96">
        <w:tab/>
      </w:r>
      <w:r w:rsidR="006026AC" w:rsidRPr="00475B96">
        <w:t xml:space="preserve">(i) Notify the Contractor that DoD officials intend to conduct an assessment of vulnerabilities to IAEA inspections or </w:t>
      </w:r>
      <w:proofErr w:type="gramStart"/>
      <w:r w:rsidR="006026AC" w:rsidRPr="00475B96">
        <w:t>visits;</w:t>
      </w:r>
      <w:proofErr w:type="gramEnd"/>
    </w:p>
    <w:p w14:paraId="17C8FB51" w14:textId="77777777" w:rsidR="0008062F" w:rsidRPr="00475B96" w:rsidRDefault="0008062F" w:rsidP="00EE5134"/>
    <w:p w14:paraId="22E41CF2" w14:textId="5B66F4C4" w:rsidR="006026AC" w:rsidRPr="00475B96" w:rsidRDefault="00230929" w:rsidP="00EE5134">
      <w:r w:rsidRPr="00475B96">
        <w:tab/>
      </w:r>
      <w:r w:rsidRPr="00475B96">
        <w:tab/>
      </w:r>
      <w:r w:rsidRPr="00475B96">
        <w:tab/>
      </w:r>
      <w:r w:rsidR="006026AC" w:rsidRPr="00475B96">
        <w:t xml:space="preserve">(ii) Notify the Contractor of the time at which the assessment will be conducted, at least 30 days prior to the </w:t>
      </w:r>
      <w:proofErr w:type="gramStart"/>
      <w:r w:rsidR="006026AC" w:rsidRPr="00475B96">
        <w:t>assessment;</w:t>
      </w:r>
      <w:proofErr w:type="gramEnd"/>
    </w:p>
    <w:p w14:paraId="429295DD" w14:textId="77777777" w:rsidR="0008062F" w:rsidRPr="00475B96" w:rsidRDefault="0008062F" w:rsidP="00EE5134"/>
    <w:p w14:paraId="2437329A" w14:textId="3CEBF13D" w:rsidR="006026AC" w:rsidRPr="00475B96" w:rsidRDefault="00230929" w:rsidP="00EE5134">
      <w:r w:rsidRPr="00475B96">
        <w:tab/>
      </w:r>
      <w:r w:rsidRPr="00475B96">
        <w:tab/>
      </w:r>
      <w:r w:rsidRPr="00475B96">
        <w:tab/>
      </w:r>
      <w:r w:rsidR="006026AC" w:rsidRPr="00475B96">
        <w:t>(iii) Provide the Contractor with advance notice of the credentials of the DoD officials who will conduct the assessment; and</w:t>
      </w:r>
    </w:p>
    <w:p w14:paraId="035F940A" w14:textId="77777777" w:rsidR="0008062F" w:rsidRPr="00475B96" w:rsidRDefault="0008062F" w:rsidP="00EE5134"/>
    <w:p w14:paraId="749D0ABE" w14:textId="3589D28F" w:rsidR="006026AC" w:rsidRPr="00475B96" w:rsidRDefault="00230929" w:rsidP="00EE5134">
      <w:r w:rsidRPr="00475B96">
        <w:tab/>
      </w:r>
      <w:r w:rsidRPr="00475B96">
        <w:tab/>
      </w:r>
      <w:r w:rsidRPr="00475B96">
        <w:tab/>
      </w:r>
      <w:r w:rsidR="006026AC" w:rsidRPr="00475B96">
        <w:t>(iv) To the maximum extent practicable, conduct the assessment in a manner that does not impede or delay operations at the Contractor's facility; and</w:t>
      </w:r>
    </w:p>
    <w:p w14:paraId="764625DC" w14:textId="77777777" w:rsidR="0008062F" w:rsidRPr="00475B96" w:rsidRDefault="0008062F" w:rsidP="00EE5134"/>
    <w:p w14:paraId="47B22232" w14:textId="106B0FB4" w:rsidR="006026AC" w:rsidRPr="00475B96" w:rsidRDefault="00230929" w:rsidP="00EE5134">
      <w:r w:rsidRPr="00475B96">
        <w:tab/>
      </w:r>
      <w:r w:rsidRPr="00475B96">
        <w:tab/>
      </w:r>
      <w:r w:rsidR="006026AC" w:rsidRPr="00475B96">
        <w:t>(2) The Contractor shall provide access to the site and shall cooperate with DoD officials in the assessment of vulnerabilities to IAEA inspections or visits.</w:t>
      </w:r>
    </w:p>
    <w:p w14:paraId="69F1452E" w14:textId="77777777" w:rsidR="0008062F" w:rsidRPr="00475B96" w:rsidRDefault="0008062F" w:rsidP="00EE5134"/>
    <w:p w14:paraId="17D6A5B8" w14:textId="719E88C1" w:rsidR="006026AC" w:rsidRPr="00475B96" w:rsidRDefault="00FA4BBA" w:rsidP="00EE5134">
      <w:r w:rsidRPr="00475B96">
        <w:tab/>
      </w:r>
      <w:r w:rsidR="006026AC" w:rsidRPr="00475B96">
        <w:t>(d) Following a security assessment of the Contractor's facility, DoD officials will notify the Contractor as to—</w:t>
      </w:r>
    </w:p>
    <w:p w14:paraId="5CA16CCA" w14:textId="77777777" w:rsidR="0008062F" w:rsidRPr="00475B96" w:rsidRDefault="0008062F" w:rsidP="00EE5134"/>
    <w:p w14:paraId="20A0373F" w14:textId="2B970B83" w:rsidR="006026AC" w:rsidRPr="00475B96" w:rsidRDefault="00FA4BBA" w:rsidP="00EE5134">
      <w:r w:rsidRPr="00475B96">
        <w:tab/>
      </w:r>
      <w:r w:rsidRPr="00475B96">
        <w:tab/>
      </w:r>
      <w:r w:rsidR="006026AC" w:rsidRPr="00475B96">
        <w:t xml:space="preserve">(1) Whether the Contractor's facility has any vulnerabilities where potentially declarable activities under the U.S.-IAEA AP are taking </w:t>
      </w:r>
      <w:proofErr w:type="gramStart"/>
      <w:r w:rsidR="006026AC" w:rsidRPr="00475B96">
        <w:t>place;</w:t>
      </w:r>
      <w:proofErr w:type="gramEnd"/>
    </w:p>
    <w:p w14:paraId="03FD82F3" w14:textId="77777777" w:rsidR="0008062F" w:rsidRPr="00475B96" w:rsidRDefault="0008062F" w:rsidP="00EE5134"/>
    <w:p w14:paraId="3D743697" w14:textId="288B530B" w:rsidR="006026AC" w:rsidRPr="00475B96" w:rsidRDefault="00FA4BBA" w:rsidP="00EE5134">
      <w:r w:rsidRPr="00475B96">
        <w:tab/>
      </w:r>
      <w:r w:rsidRPr="00475B96">
        <w:tab/>
      </w:r>
      <w:r w:rsidR="006026AC" w:rsidRPr="00475B96">
        <w:t xml:space="preserve">(2) Whether additional security measures </w:t>
      </w:r>
      <w:proofErr w:type="gramStart"/>
      <w:r w:rsidR="006026AC" w:rsidRPr="00475B96">
        <w:t>are needed</w:t>
      </w:r>
      <w:proofErr w:type="gramEnd"/>
      <w:r w:rsidR="006026AC" w:rsidRPr="00475B96">
        <w:t>; and</w:t>
      </w:r>
    </w:p>
    <w:p w14:paraId="16424BA5" w14:textId="77777777" w:rsidR="0008062F" w:rsidRPr="00475B96" w:rsidRDefault="0008062F" w:rsidP="00EE5134"/>
    <w:p w14:paraId="2E5F1C5E" w14:textId="287B1E33" w:rsidR="006026AC" w:rsidRPr="00475B96" w:rsidRDefault="00FA4BBA" w:rsidP="00EE5134">
      <w:r w:rsidRPr="00475B96">
        <w:tab/>
      </w:r>
      <w:r w:rsidRPr="00475B96">
        <w:tab/>
      </w:r>
      <w:r w:rsidR="006026AC" w:rsidRPr="00475B96">
        <w:t>(3) Whether DoD will apply a national security exclusion.</w:t>
      </w:r>
    </w:p>
    <w:p w14:paraId="1CE63089" w14:textId="77777777" w:rsidR="0008062F" w:rsidRPr="00475B96" w:rsidRDefault="0008062F" w:rsidP="00EE5134"/>
    <w:p w14:paraId="11D01001" w14:textId="1F01A366" w:rsidR="006026AC" w:rsidRPr="00475B96" w:rsidRDefault="00FA4BBA" w:rsidP="00EE5134">
      <w:r w:rsidRPr="00475B96">
        <w:tab/>
      </w:r>
      <w:r w:rsidR="006026AC" w:rsidRPr="00475B96">
        <w:t>(e) If DoD applies a national security exclusion, the Contractor shall not grant access to IAEA inspectors.</w:t>
      </w:r>
    </w:p>
    <w:p w14:paraId="0262AEA6" w14:textId="77777777" w:rsidR="0008062F" w:rsidRPr="00475B96" w:rsidRDefault="0008062F" w:rsidP="00EE5134"/>
    <w:p w14:paraId="76029F45" w14:textId="0BC209A0" w:rsidR="006026AC" w:rsidRPr="00475B96" w:rsidRDefault="00FA4BBA" w:rsidP="00EE5134">
      <w:r w:rsidRPr="00475B96">
        <w:tab/>
      </w:r>
      <w:r w:rsidR="006026AC" w:rsidRPr="00475B96">
        <w:t>(f) If DoD does not apply a national security exclusion, the Contractor shall apply managed access to prevent disclosure of program activities, locations, or information in the U.S</w:t>
      </w:r>
      <w:r w:rsidR="00CD20DC" w:rsidRPr="00475B96">
        <w:t xml:space="preserve">.  </w:t>
      </w:r>
      <w:r w:rsidR="006026AC" w:rsidRPr="00475B96">
        <w:t>declaration.</w:t>
      </w:r>
    </w:p>
    <w:p w14:paraId="0F254B76" w14:textId="77777777" w:rsidR="0008062F" w:rsidRPr="00475B96" w:rsidRDefault="0008062F" w:rsidP="00EE5134"/>
    <w:p w14:paraId="5DA52103" w14:textId="1C8400F4" w:rsidR="006026AC" w:rsidRPr="00475B96" w:rsidRDefault="00FA4BBA" w:rsidP="00EE5134">
      <w:r w:rsidRPr="00475B96">
        <w:tab/>
      </w:r>
      <w:r w:rsidR="006026AC" w:rsidRPr="00475B96">
        <w:t>(g) The Contractor shall not delay submission of any reports required by the Department of Commerce or the Nuclear Regulatory Commission while awaiting a DoD response to a notification provided in accordance with this clause.</w:t>
      </w:r>
    </w:p>
    <w:p w14:paraId="509FA109" w14:textId="77777777" w:rsidR="0008062F" w:rsidRPr="00475B96" w:rsidRDefault="0008062F" w:rsidP="00EE5134"/>
    <w:p w14:paraId="22F04F2D" w14:textId="55816404" w:rsidR="006026AC" w:rsidRPr="00475B96" w:rsidRDefault="00FA4BBA" w:rsidP="00EE5134">
      <w:r w:rsidRPr="00475B96">
        <w:tab/>
      </w:r>
      <w:r w:rsidR="006026AC" w:rsidRPr="00475B96">
        <w:t>(h) The Contractor shall incorporate the substance of this clause, including this paragraph (h), in all subcontracts that are subject to the provisions of the U.S.-IAEA AP.</w:t>
      </w:r>
    </w:p>
    <w:p w14:paraId="334CF092" w14:textId="77777777" w:rsidR="00F22EB8" w:rsidRPr="00475B96" w:rsidRDefault="00F22EB8" w:rsidP="00EE5134"/>
    <w:p w14:paraId="781A3814" w14:textId="430BB5DE" w:rsidR="006026AC" w:rsidRPr="00475B96" w:rsidRDefault="006026AC" w:rsidP="00EE5134">
      <w:pPr>
        <w:jc w:val="center"/>
      </w:pPr>
      <w:r w:rsidRPr="00475B96">
        <w:t>(End of clause)</w:t>
      </w:r>
    </w:p>
    <w:p w14:paraId="02AB79DE" w14:textId="77777777" w:rsidR="0008062F" w:rsidRPr="00475B96" w:rsidRDefault="0008062F" w:rsidP="00EE5134"/>
    <w:p w14:paraId="020776D1" w14:textId="4EA24A62" w:rsidR="006026AC" w:rsidRPr="00475B96" w:rsidRDefault="006026AC" w:rsidP="00475B96">
      <w:pPr>
        <w:pStyle w:val="Heading3"/>
      </w:pPr>
      <w:r w:rsidRPr="00475B96">
        <w:t>252.204-</w:t>
      </w:r>
      <w:proofErr w:type="gramStart"/>
      <w:r w:rsidRPr="00475B96">
        <w:t xml:space="preserve">7014 </w:t>
      </w:r>
      <w:r w:rsidR="00CD20DC" w:rsidRPr="00475B96">
        <w:t xml:space="preserve"> </w:t>
      </w:r>
      <w:r w:rsidRPr="00475B96">
        <w:t>Limitations</w:t>
      </w:r>
      <w:proofErr w:type="gramEnd"/>
      <w:r w:rsidRPr="00475B96">
        <w:t xml:space="preserve"> on the Use or Disclosure of Information by Litigation Support Contractors.</w:t>
      </w:r>
    </w:p>
    <w:p w14:paraId="7365EF50" w14:textId="5F00D5D8" w:rsidR="006026AC" w:rsidRPr="00475B96" w:rsidRDefault="006026AC" w:rsidP="00EE5134">
      <w:r w:rsidRPr="00475B96">
        <w:t xml:space="preserve">As prescribed in 204.7403(a), </w:t>
      </w:r>
      <w:r w:rsidR="00782153" w:rsidRPr="00475B96">
        <w:t xml:space="preserve">insert </w:t>
      </w:r>
      <w:r w:rsidRPr="00475B96">
        <w:t>the following clause:</w:t>
      </w:r>
    </w:p>
    <w:p w14:paraId="45A96A9A" w14:textId="77777777" w:rsidR="0008062F" w:rsidRPr="00475B96" w:rsidRDefault="0008062F" w:rsidP="00EE5134"/>
    <w:p w14:paraId="289AC388" w14:textId="6A868501" w:rsidR="006026AC" w:rsidRPr="00475B96" w:rsidRDefault="006026AC" w:rsidP="00EE5134">
      <w:pPr>
        <w:jc w:val="center"/>
      </w:pPr>
      <w:r w:rsidRPr="00475B96">
        <w:t>Limitations on the Use or Disclosure of Information by Litigation Support Contractors (JAN 2023)</w:t>
      </w:r>
    </w:p>
    <w:p w14:paraId="6E4117CF" w14:textId="77777777" w:rsidR="0008062F" w:rsidRPr="00475B96" w:rsidRDefault="0008062F" w:rsidP="00EE5134"/>
    <w:p w14:paraId="544BFF5D" w14:textId="1F086E41" w:rsidR="006026AC" w:rsidRPr="00475B96" w:rsidRDefault="00FA4BBA" w:rsidP="00EE5134">
      <w:r w:rsidRPr="00475B96">
        <w:tab/>
      </w:r>
      <w:r w:rsidR="006026AC" w:rsidRPr="00475B96">
        <w:t xml:space="preserve">(a) </w:t>
      </w:r>
      <w:r w:rsidR="006026AC" w:rsidRPr="00475B96">
        <w:rPr>
          <w:i/>
          <w:iCs/>
        </w:rPr>
        <w:t>Definitions</w:t>
      </w:r>
      <w:r w:rsidR="00CD20DC" w:rsidRPr="00475B96">
        <w:rPr>
          <w:i/>
          <w:iCs/>
        </w:rPr>
        <w:t xml:space="preserve">.  </w:t>
      </w:r>
      <w:r w:rsidR="006026AC" w:rsidRPr="00475B96">
        <w:t>As used in this clause—</w:t>
      </w:r>
    </w:p>
    <w:p w14:paraId="159F530B" w14:textId="77777777" w:rsidR="0008062F" w:rsidRPr="00475B96" w:rsidRDefault="0008062F" w:rsidP="00EE5134"/>
    <w:p w14:paraId="02906D27" w14:textId="71641CEB" w:rsidR="006026AC" w:rsidRPr="00475B96" w:rsidRDefault="00FA4BBA" w:rsidP="00EE5134">
      <w:r w:rsidRPr="00475B96">
        <w:rPr>
          <w:i/>
          <w:iCs/>
        </w:rPr>
        <w:tab/>
      </w:r>
      <w:r w:rsidR="006026AC" w:rsidRPr="00475B96">
        <w:rPr>
          <w:i/>
          <w:iCs/>
        </w:rPr>
        <w:t>Computer software</w:t>
      </w:r>
      <w:r w:rsidR="006026AC" w:rsidRPr="00475B96">
        <w:t xml:space="preserve"> means computer programs, source code, source code listings, object code listings, design details, algorithms, processes, flow charts, formulae, and related material that would enable the software to </w:t>
      </w:r>
      <w:proofErr w:type="gramStart"/>
      <w:r w:rsidR="006026AC" w:rsidRPr="00475B96">
        <w:t>be reproduced</w:t>
      </w:r>
      <w:proofErr w:type="gramEnd"/>
      <w:r w:rsidR="006026AC" w:rsidRPr="00475B96">
        <w:t>, recreated, or recompiled</w:t>
      </w:r>
      <w:r w:rsidR="00CD20DC" w:rsidRPr="00475B96">
        <w:t xml:space="preserve">.  </w:t>
      </w:r>
      <w:r w:rsidR="006026AC" w:rsidRPr="00475B96">
        <w:t>Computer software does not include computer data bases or computer software documentation.</w:t>
      </w:r>
    </w:p>
    <w:p w14:paraId="7C4AD39D" w14:textId="77777777" w:rsidR="0008062F" w:rsidRPr="00475B96" w:rsidRDefault="0008062F" w:rsidP="00EE5134"/>
    <w:p w14:paraId="79B826E3" w14:textId="77CC1382" w:rsidR="006026AC" w:rsidRPr="00475B96" w:rsidRDefault="00FA4BBA" w:rsidP="00EE5134">
      <w:r w:rsidRPr="00475B96">
        <w:rPr>
          <w:i/>
          <w:iCs/>
        </w:rPr>
        <w:tab/>
      </w:r>
      <w:r w:rsidR="006026AC" w:rsidRPr="00475B96">
        <w:rPr>
          <w:i/>
          <w:iCs/>
        </w:rPr>
        <w:t>Litigation information</w:t>
      </w:r>
      <w:r w:rsidR="006026AC" w:rsidRPr="00475B96">
        <w:t xml:space="preserve"> means any information, including sensitive information, that </w:t>
      </w:r>
      <w:proofErr w:type="gramStart"/>
      <w:r w:rsidR="006026AC" w:rsidRPr="00475B96">
        <w:t>is furnished</w:t>
      </w:r>
      <w:proofErr w:type="gramEnd"/>
      <w:r w:rsidR="006026AC" w:rsidRPr="00475B96">
        <w:t xml:space="preserve"> to the contractor by or on behalf of the Government, or that is generated or obtained by the contractor in the performance of litigation support under a contract</w:t>
      </w:r>
      <w:r w:rsidR="00CD20DC" w:rsidRPr="00475B96">
        <w:t xml:space="preserve">.  </w:t>
      </w:r>
      <w:r w:rsidR="006026AC" w:rsidRPr="00475B96">
        <w:t>The term does not include information that is lawfully, publicly available without restriction, including information contained in a publicly available solicitation.</w:t>
      </w:r>
    </w:p>
    <w:p w14:paraId="09B537E5" w14:textId="77777777" w:rsidR="0008062F" w:rsidRPr="00475B96" w:rsidRDefault="0008062F" w:rsidP="00EE5134"/>
    <w:p w14:paraId="28B8DBBD" w14:textId="2347848F" w:rsidR="006026AC" w:rsidRPr="00475B96" w:rsidRDefault="00FA4BBA" w:rsidP="00EE5134">
      <w:r w:rsidRPr="00475B96">
        <w:rPr>
          <w:i/>
          <w:iCs/>
        </w:rPr>
        <w:tab/>
      </w:r>
      <w:r w:rsidR="006026AC" w:rsidRPr="00475B96">
        <w:rPr>
          <w:i/>
          <w:iCs/>
        </w:rPr>
        <w:t>Litigation support</w:t>
      </w:r>
      <w:r w:rsidR="006026AC" w:rsidRPr="00475B96">
        <w:t xml:space="preserve"> means administrative, technical, or professional services provided in support of the Government during or in anticipation of litigation.</w:t>
      </w:r>
    </w:p>
    <w:p w14:paraId="42C50A31" w14:textId="77777777" w:rsidR="0008062F" w:rsidRPr="00475B96" w:rsidRDefault="0008062F" w:rsidP="00EE5134"/>
    <w:p w14:paraId="56D2A339" w14:textId="431CCBD9" w:rsidR="006026AC" w:rsidRPr="00475B96" w:rsidRDefault="00FA4BBA" w:rsidP="00EE5134">
      <w:r w:rsidRPr="00475B96">
        <w:rPr>
          <w:i/>
          <w:iCs/>
        </w:rPr>
        <w:tab/>
      </w:r>
      <w:r w:rsidR="006026AC" w:rsidRPr="00475B96">
        <w:rPr>
          <w:i/>
          <w:iCs/>
        </w:rPr>
        <w:t>Litigation support contractor</w:t>
      </w:r>
      <w:r w:rsidR="006026AC" w:rsidRPr="00475B96">
        <w:t xml:space="preserve"> means a contractor (including its experts, technical consultants, subcontractors, and suppliers) providing litigation support under a contract that contains this clause.</w:t>
      </w:r>
    </w:p>
    <w:p w14:paraId="34944B80" w14:textId="77777777" w:rsidR="0008062F" w:rsidRPr="00475B96" w:rsidRDefault="0008062F" w:rsidP="00EE5134"/>
    <w:p w14:paraId="69CC9912" w14:textId="2E374A17" w:rsidR="006026AC" w:rsidRPr="00475B96" w:rsidRDefault="00FA4BBA" w:rsidP="00EE5134">
      <w:r w:rsidRPr="00475B96">
        <w:rPr>
          <w:i/>
          <w:iCs/>
        </w:rPr>
        <w:tab/>
      </w:r>
      <w:r w:rsidR="006026AC" w:rsidRPr="00475B96">
        <w:rPr>
          <w:i/>
          <w:iCs/>
        </w:rPr>
        <w:t>Sensitive information</w:t>
      </w:r>
      <w:r w:rsidR="006026AC" w:rsidRPr="00475B96">
        <w:t xml:space="preserve"> means controlled unclassified information of a commercial, financial, proprietary, or privileged nature</w:t>
      </w:r>
      <w:r w:rsidR="00CD20DC" w:rsidRPr="00475B96">
        <w:t xml:space="preserve">.  </w:t>
      </w:r>
      <w:r w:rsidR="006026AC" w:rsidRPr="00475B96">
        <w:t>The term includes technical data and computer software, but does not include information that is lawfully, publicly available without restriction.</w:t>
      </w:r>
    </w:p>
    <w:p w14:paraId="33AAEE90" w14:textId="77777777" w:rsidR="0008062F" w:rsidRPr="00475B96" w:rsidRDefault="0008062F" w:rsidP="00EE5134"/>
    <w:p w14:paraId="69193FCC" w14:textId="2C8103C5" w:rsidR="006026AC" w:rsidRPr="00475B96" w:rsidRDefault="00FA4BBA" w:rsidP="00EE5134">
      <w:r w:rsidRPr="00475B96">
        <w:rPr>
          <w:i/>
          <w:iCs/>
        </w:rPr>
        <w:tab/>
      </w:r>
      <w:r w:rsidR="006026AC" w:rsidRPr="00475B96">
        <w:rPr>
          <w:i/>
          <w:iCs/>
        </w:rPr>
        <w:t>Technical data</w:t>
      </w:r>
      <w:r w:rsidR="006026AC" w:rsidRPr="00475B96">
        <w:t xml:space="preserve"> means recorded information, regardless of the form or method of the recording, of a scientific or technical nature (including computer software documentation)</w:t>
      </w:r>
      <w:r w:rsidR="00CD20DC" w:rsidRPr="00475B96">
        <w:t xml:space="preserve">.  </w:t>
      </w:r>
      <w:r w:rsidR="006026AC" w:rsidRPr="00475B96">
        <w:t>The term does not include computer software or data incidental to contract administration, such as financial and/or management information.</w:t>
      </w:r>
    </w:p>
    <w:p w14:paraId="593777B7" w14:textId="77777777" w:rsidR="0008062F" w:rsidRPr="00475B96" w:rsidRDefault="0008062F" w:rsidP="00EE5134"/>
    <w:p w14:paraId="08B16368" w14:textId="2CEA35D3" w:rsidR="006026AC" w:rsidRPr="00475B96" w:rsidRDefault="00FA4BBA" w:rsidP="00EE5134">
      <w:r w:rsidRPr="00475B96">
        <w:tab/>
      </w:r>
      <w:r w:rsidR="006026AC" w:rsidRPr="00475B96">
        <w:t xml:space="preserve">(b) </w:t>
      </w:r>
      <w:r w:rsidR="006026AC" w:rsidRPr="00475B96">
        <w:rPr>
          <w:i/>
          <w:iCs/>
        </w:rPr>
        <w:t>Limitations on use or disclosure of litigation information</w:t>
      </w:r>
      <w:r w:rsidR="00CD20DC" w:rsidRPr="00475B96">
        <w:rPr>
          <w:i/>
          <w:iCs/>
        </w:rPr>
        <w:t xml:space="preserve">.  </w:t>
      </w:r>
      <w:r w:rsidR="006026AC" w:rsidRPr="00475B96">
        <w:t>Notwithstanding any other provision of this contract, the Contractor shall—</w:t>
      </w:r>
    </w:p>
    <w:p w14:paraId="18B39EBF" w14:textId="77777777" w:rsidR="0008062F" w:rsidRPr="00475B96" w:rsidRDefault="0008062F" w:rsidP="00EE5134"/>
    <w:p w14:paraId="183F4EA5" w14:textId="6E539CCF" w:rsidR="006026AC" w:rsidRPr="00475B96" w:rsidRDefault="00FA4BBA" w:rsidP="00EE5134">
      <w:r w:rsidRPr="00475B96">
        <w:tab/>
      </w:r>
      <w:r w:rsidRPr="00475B96">
        <w:tab/>
      </w:r>
      <w:r w:rsidR="006026AC" w:rsidRPr="00475B96">
        <w:t xml:space="preserve">(1) Access and use litigation information only for the purpose of providing litigation support under this </w:t>
      </w:r>
      <w:proofErr w:type="gramStart"/>
      <w:r w:rsidR="006026AC" w:rsidRPr="00475B96">
        <w:t>contract;</w:t>
      </w:r>
      <w:proofErr w:type="gramEnd"/>
    </w:p>
    <w:p w14:paraId="55A48656" w14:textId="77777777" w:rsidR="0008062F" w:rsidRPr="00475B96" w:rsidRDefault="0008062F" w:rsidP="00EE5134"/>
    <w:p w14:paraId="4FB8DCD1" w14:textId="14D1F4AE" w:rsidR="006026AC" w:rsidRPr="00475B96" w:rsidRDefault="00FA4BBA" w:rsidP="00EE5134">
      <w:r w:rsidRPr="00475B96">
        <w:tab/>
      </w:r>
      <w:r w:rsidRPr="00475B96">
        <w:tab/>
      </w:r>
      <w:r w:rsidR="006026AC" w:rsidRPr="00475B96">
        <w:t xml:space="preserve">(2) Not disclose litigation information to any entity outside the Contractor's organization unless, prior to such disclosure the Contracting Officer has provided written consent to such </w:t>
      </w:r>
      <w:proofErr w:type="gramStart"/>
      <w:r w:rsidR="006026AC" w:rsidRPr="00475B96">
        <w:t>disclosure;</w:t>
      </w:r>
      <w:proofErr w:type="gramEnd"/>
    </w:p>
    <w:p w14:paraId="617CFFD0" w14:textId="77777777" w:rsidR="0008062F" w:rsidRPr="00475B96" w:rsidRDefault="0008062F" w:rsidP="00EE5134"/>
    <w:p w14:paraId="01FC25B5" w14:textId="00413AE4" w:rsidR="006026AC" w:rsidRPr="00475B96" w:rsidRDefault="00FA4BBA" w:rsidP="00EE5134">
      <w:r w:rsidRPr="00475B96">
        <w:lastRenderedPageBreak/>
        <w:tab/>
      </w:r>
      <w:r w:rsidRPr="00475B96">
        <w:tab/>
      </w:r>
      <w:r w:rsidR="006026AC" w:rsidRPr="00475B96">
        <w:t xml:space="preserve">(3) Take all precautions necessary to prevent unauthorized disclosure of litigation </w:t>
      </w:r>
      <w:proofErr w:type="gramStart"/>
      <w:r w:rsidR="006026AC" w:rsidRPr="00475B96">
        <w:t>information;</w:t>
      </w:r>
      <w:proofErr w:type="gramEnd"/>
    </w:p>
    <w:p w14:paraId="76F95546" w14:textId="77777777" w:rsidR="0008062F" w:rsidRPr="00475B96" w:rsidRDefault="0008062F" w:rsidP="00EE5134"/>
    <w:p w14:paraId="413F33D2" w14:textId="76FD858C" w:rsidR="006026AC" w:rsidRPr="00475B96" w:rsidRDefault="00FA4BBA" w:rsidP="00EE5134">
      <w:r w:rsidRPr="00475B96">
        <w:tab/>
      </w:r>
      <w:r w:rsidRPr="00475B96">
        <w:tab/>
      </w:r>
      <w:r w:rsidR="006026AC" w:rsidRPr="00475B96">
        <w:t>(4) Not use litigation information to compete against a third party for Government or nongovernment contracts; and</w:t>
      </w:r>
    </w:p>
    <w:p w14:paraId="25547046" w14:textId="77777777" w:rsidR="0008062F" w:rsidRPr="00475B96" w:rsidRDefault="0008062F" w:rsidP="00EE5134"/>
    <w:p w14:paraId="30B3D96E" w14:textId="4B5F628C" w:rsidR="006026AC" w:rsidRPr="00475B96" w:rsidRDefault="00FA4BBA" w:rsidP="00EE5134">
      <w:r w:rsidRPr="00475B96">
        <w:tab/>
      </w:r>
      <w:r w:rsidRPr="00475B96">
        <w:tab/>
      </w:r>
      <w:r w:rsidR="006026AC" w:rsidRPr="00475B96">
        <w:t>(5) Upon completion of the authorized litigation support activities, destroy or return to the Government at the request of the Contracting Officer all litigation information in its possession.</w:t>
      </w:r>
    </w:p>
    <w:p w14:paraId="65953AE6" w14:textId="77777777" w:rsidR="0008062F" w:rsidRPr="00475B96" w:rsidRDefault="0008062F" w:rsidP="00EE5134"/>
    <w:p w14:paraId="7EA92F24" w14:textId="5B4E4AB7" w:rsidR="006026AC" w:rsidRPr="00475B96" w:rsidRDefault="00FA4BBA" w:rsidP="00EE5134">
      <w:r w:rsidRPr="00475B96">
        <w:tab/>
      </w:r>
      <w:r w:rsidR="006026AC" w:rsidRPr="00475B96">
        <w:t>(c) Violation of paragraph (b)(1</w:t>
      </w:r>
      <w:proofErr w:type="gramStart"/>
      <w:r w:rsidR="006026AC" w:rsidRPr="00475B96">
        <w:t>),(</w:t>
      </w:r>
      <w:proofErr w:type="gramEnd"/>
      <w:r w:rsidR="006026AC" w:rsidRPr="00475B96">
        <w:t>b)(2), (b)(3), (b)(4), or (b)(5) of this clause is a basis for the Government to terminate this contract.</w:t>
      </w:r>
    </w:p>
    <w:p w14:paraId="4E3968DD" w14:textId="77777777" w:rsidR="0008062F" w:rsidRPr="00475B96" w:rsidRDefault="0008062F" w:rsidP="00EE5134"/>
    <w:p w14:paraId="3B8284A5" w14:textId="474D9FCC" w:rsidR="006026AC" w:rsidRPr="00475B96" w:rsidRDefault="00FA4BBA" w:rsidP="00EE5134">
      <w:r w:rsidRPr="00475B96">
        <w:tab/>
      </w:r>
      <w:r w:rsidR="006026AC" w:rsidRPr="00475B96">
        <w:t xml:space="preserve">(d) Indemnification and creation of </w:t>
      </w:r>
      <w:proofErr w:type="gramStart"/>
      <w:r w:rsidR="006026AC" w:rsidRPr="00475B96">
        <w:t>third party</w:t>
      </w:r>
      <w:proofErr w:type="gramEnd"/>
      <w:r w:rsidR="006026AC" w:rsidRPr="00475B96">
        <w:t xml:space="preserve"> beneficiary rights</w:t>
      </w:r>
      <w:r w:rsidR="00CD20DC" w:rsidRPr="00475B96">
        <w:t xml:space="preserve">.  </w:t>
      </w:r>
      <w:r w:rsidR="006026AC" w:rsidRPr="00475B96">
        <w:t>The Contractor agrees—</w:t>
      </w:r>
    </w:p>
    <w:p w14:paraId="2A1DEAD3" w14:textId="77777777" w:rsidR="0008062F" w:rsidRPr="00475B96" w:rsidRDefault="0008062F" w:rsidP="00EE5134"/>
    <w:p w14:paraId="19277E7E" w14:textId="68EEBEE3" w:rsidR="006026AC" w:rsidRPr="00475B96" w:rsidRDefault="00FA4BBA" w:rsidP="00EE5134">
      <w:r w:rsidRPr="00475B96">
        <w:tab/>
      </w:r>
      <w:r w:rsidRPr="00475B96">
        <w:tab/>
      </w:r>
      <w:r w:rsidR="006026AC" w:rsidRPr="00475B96">
        <w:t>(1) To indemnify and hold harmless the Government, its agents, and employees from any claim or liability, including attorneys' fees, court costs, and expenses, arising out of, or in any way related to, the misuse or unauthorized modification, reproduction, release, performance, display, or disclosure of any litigation information; and</w:t>
      </w:r>
    </w:p>
    <w:p w14:paraId="798958CB" w14:textId="77777777" w:rsidR="0008062F" w:rsidRPr="00475B96" w:rsidRDefault="0008062F" w:rsidP="00EE5134"/>
    <w:p w14:paraId="1B2C655E" w14:textId="58D18933" w:rsidR="006026AC" w:rsidRPr="00475B96" w:rsidRDefault="00FA4BBA" w:rsidP="00EE5134">
      <w:r w:rsidRPr="00475B96">
        <w:tab/>
      </w:r>
      <w:r w:rsidRPr="00475B96">
        <w:tab/>
      </w:r>
      <w:r w:rsidR="006026AC" w:rsidRPr="00475B96">
        <w:t>(2) That any third party holding proprietary rights or any other legally protectable interest in any litigation information, in addition to any other rights it may have, is a third party beneficiary under this contract who shall have a right of direct action against the Contractor, and against any person to whom the Contractor has released or disclosed such litigation information, for any such unauthorized use or disclosure of such information.</w:t>
      </w:r>
    </w:p>
    <w:p w14:paraId="7EE139E1" w14:textId="77777777" w:rsidR="0008062F" w:rsidRPr="00475B96" w:rsidRDefault="0008062F" w:rsidP="00EE5134"/>
    <w:p w14:paraId="11398677" w14:textId="56FA3447" w:rsidR="006026AC" w:rsidRPr="00475B96" w:rsidRDefault="00FA4BBA" w:rsidP="00EE5134">
      <w:r w:rsidRPr="00475B96">
        <w:tab/>
      </w:r>
      <w:r w:rsidR="006026AC" w:rsidRPr="00475B96">
        <w:t xml:space="preserve">(e) </w:t>
      </w:r>
      <w:r w:rsidR="006026AC" w:rsidRPr="00475B96">
        <w:rPr>
          <w:i/>
          <w:iCs/>
        </w:rPr>
        <w:t>Contractor</w:t>
      </w:r>
      <w:r w:rsidR="006026AC" w:rsidRPr="00475B96">
        <w:t xml:space="preserve"> </w:t>
      </w:r>
      <w:r w:rsidR="006026AC" w:rsidRPr="00475B96">
        <w:rPr>
          <w:i/>
          <w:iCs/>
        </w:rPr>
        <w:t>employees</w:t>
      </w:r>
      <w:r w:rsidR="00CD20DC" w:rsidRPr="00475B96">
        <w:rPr>
          <w:i/>
          <w:iCs/>
        </w:rPr>
        <w:t xml:space="preserve">.  </w:t>
      </w:r>
      <w:r w:rsidR="006026AC" w:rsidRPr="00475B96">
        <w:t xml:space="preserve">The Contractor shall ensure that its employees are subject to use and nondisclosure obligations consistent with this clause prior to the employees </w:t>
      </w:r>
      <w:proofErr w:type="gramStart"/>
      <w:r w:rsidR="006026AC" w:rsidRPr="00475B96">
        <w:t>being provided</w:t>
      </w:r>
      <w:proofErr w:type="gramEnd"/>
      <w:r w:rsidR="006026AC" w:rsidRPr="00475B96">
        <w:t xml:space="preserve"> access to or use of any litigation information covered by this clause.</w:t>
      </w:r>
    </w:p>
    <w:p w14:paraId="2EC720A1" w14:textId="77777777" w:rsidR="0008062F" w:rsidRPr="00475B96" w:rsidRDefault="0008062F" w:rsidP="00EE5134"/>
    <w:p w14:paraId="66E8495C" w14:textId="79DFCE14" w:rsidR="006026AC" w:rsidRPr="00475B96" w:rsidRDefault="00FA4BBA" w:rsidP="00EE5134">
      <w:r w:rsidRPr="00475B96">
        <w:tab/>
      </w:r>
      <w:r w:rsidR="006026AC" w:rsidRPr="00475B96">
        <w:t xml:space="preserve">(f) </w:t>
      </w:r>
      <w:r w:rsidR="006026AC" w:rsidRPr="00475B96">
        <w:rPr>
          <w:i/>
          <w:iCs/>
        </w:rPr>
        <w:t>Subcontracts</w:t>
      </w:r>
      <w:r w:rsidR="00CD20DC" w:rsidRPr="00475B96">
        <w:rPr>
          <w:i/>
          <w:iCs/>
        </w:rPr>
        <w:t xml:space="preserve">.  </w:t>
      </w:r>
      <w:r w:rsidR="006026AC" w:rsidRPr="00475B96">
        <w:t>Include the substance of this clause, including this paragraph</w:t>
      </w:r>
      <w:r w:rsidR="006026AC" w:rsidRPr="00475B96">
        <w:rPr>
          <w:color w:val="0000FF"/>
          <w:u w:val="single"/>
        </w:rPr>
        <w:t xml:space="preserve"> </w:t>
      </w:r>
      <w:r w:rsidR="006026AC" w:rsidRPr="00475B96">
        <w:t>(f), in all subcontracts, including subcontracts for commercial products or commercial services.</w:t>
      </w:r>
    </w:p>
    <w:p w14:paraId="5AE4D4F6" w14:textId="77777777" w:rsidR="0008062F" w:rsidRPr="00475B96" w:rsidRDefault="0008062F" w:rsidP="00EE5134"/>
    <w:p w14:paraId="78534F38" w14:textId="77777777" w:rsidR="006026AC" w:rsidRPr="00475B96" w:rsidRDefault="006026AC" w:rsidP="00EE5134">
      <w:pPr>
        <w:jc w:val="center"/>
      </w:pPr>
      <w:r w:rsidRPr="00475B96">
        <w:t>(End of clause)</w:t>
      </w:r>
    </w:p>
    <w:p w14:paraId="361034E9" w14:textId="77777777" w:rsidR="0008062F" w:rsidRPr="00475B96" w:rsidRDefault="0008062F" w:rsidP="00EE5134"/>
    <w:p w14:paraId="2F1320C3" w14:textId="571E6A80" w:rsidR="006026AC" w:rsidRPr="00475B96" w:rsidRDefault="006026AC" w:rsidP="00475B96">
      <w:pPr>
        <w:pStyle w:val="Heading3"/>
      </w:pPr>
      <w:r w:rsidRPr="00475B96">
        <w:t>252.204-</w:t>
      </w:r>
      <w:proofErr w:type="gramStart"/>
      <w:r w:rsidRPr="00475B96">
        <w:t xml:space="preserve">7015 </w:t>
      </w:r>
      <w:r w:rsidR="00CD20DC" w:rsidRPr="00475B96">
        <w:t xml:space="preserve"> </w:t>
      </w:r>
      <w:r w:rsidRPr="00475B96">
        <w:t>Notice</w:t>
      </w:r>
      <w:proofErr w:type="gramEnd"/>
      <w:r w:rsidRPr="00475B96">
        <w:t xml:space="preserve"> of Authorized Disclosure of Information for Litigation Support.</w:t>
      </w:r>
    </w:p>
    <w:p w14:paraId="0BDCB7C7" w14:textId="2F7113C7" w:rsidR="006026AC" w:rsidRPr="00475B96" w:rsidRDefault="006026AC" w:rsidP="00EE5134">
      <w:r w:rsidRPr="00475B96">
        <w:t xml:space="preserve">As prescribed in 204.7403(b), </w:t>
      </w:r>
      <w:r w:rsidR="00782153" w:rsidRPr="00475B96">
        <w:t xml:space="preserve">insert </w:t>
      </w:r>
      <w:r w:rsidRPr="00475B96">
        <w:t>the following clause:</w:t>
      </w:r>
    </w:p>
    <w:p w14:paraId="4E90CA5A" w14:textId="77777777" w:rsidR="0008062F" w:rsidRPr="00475B96" w:rsidRDefault="0008062F" w:rsidP="00EE5134">
      <w:pPr>
        <w:jc w:val="center"/>
      </w:pPr>
    </w:p>
    <w:p w14:paraId="2D830617" w14:textId="612511E7" w:rsidR="006026AC" w:rsidRPr="00475B96" w:rsidRDefault="006026AC" w:rsidP="00EE5134">
      <w:pPr>
        <w:jc w:val="center"/>
      </w:pPr>
      <w:r w:rsidRPr="00475B96">
        <w:t>Notice of Authorized Disclosure of Information for Litigation Support (JAN 2023)</w:t>
      </w:r>
    </w:p>
    <w:p w14:paraId="3BD84C17" w14:textId="77777777" w:rsidR="0008062F" w:rsidRPr="00475B96" w:rsidRDefault="0008062F" w:rsidP="00EE5134">
      <w:pPr>
        <w:jc w:val="center"/>
      </w:pPr>
    </w:p>
    <w:p w14:paraId="168D6E0F" w14:textId="05932BA8" w:rsidR="006026AC" w:rsidRPr="00475B96" w:rsidRDefault="00FA4BBA" w:rsidP="00EE5134">
      <w:r w:rsidRPr="00475B96">
        <w:tab/>
      </w:r>
      <w:r w:rsidR="006026AC" w:rsidRPr="00475B96">
        <w:t xml:space="preserve">(a) </w:t>
      </w:r>
      <w:r w:rsidR="006026AC" w:rsidRPr="00475B96">
        <w:rPr>
          <w:i/>
          <w:iCs/>
        </w:rPr>
        <w:t>Definitions</w:t>
      </w:r>
      <w:r w:rsidR="00CD20DC" w:rsidRPr="00475B96">
        <w:rPr>
          <w:i/>
          <w:iCs/>
        </w:rPr>
        <w:t xml:space="preserve">.  </w:t>
      </w:r>
      <w:r w:rsidR="006026AC" w:rsidRPr="00475B96">
        <w:t>As used in this clause—</w:t>
      </w:r>
    </w:p>
    <w:p w14:paraId="7735758F" w14:textId="77777777" w:rsidR="0008062F" w:rsidRPr="00475B96" w:rsidRDefault="0008062F" w:rsidP="00EE5134"/>
    <w:p w14:paraId="4AC3F6C9" w14:textId="352EDBB9" w:rsidR="006026AC" w:rsidRPr="00475B96" w:rsidRDefault="00FA4BBA" w:rsidP="00EE5134">
      <w:r w:rsidRPr="00475B96">
        <w:rPr>
          <w:i/>
          <w:iCs/>
        </w:rPr>
        <w:tab/>
      </w:r>
      <w:r w:rsidR="006026AC" w:rsidRPr="00475B96">
        <w:rPr>
          <w:i/>
          <w:iCs/>
        </w:rPr>
        <w:t>Computer software</w:t>
      </w:r>
      <w:r w:rsidR="006026AC" w:rsidRPr="00475B96">
        <w:t xml:space="preserve"> means computer programs, source code, source code listings, object code listings, design details, algorithms, processes, flow charts, formulae, and related material that would enable the software to </w:t>
      </w:r>
      <w:proofErr w:type="gramStart"/>
      <w:r w:rsidR="006026AC" w:rsidRPr="00475B96">
        <w:t>be reproduced</w:t>
      </w:r>
      <w:proofErr w:type="gramEnd"/>
      <w:r w:rsidR="006026AC" w:rsidRPr="00475B96">
        <w:t>, recreated, or recompiled</w:t>
      </w:r>
      <w:r w:rsidR="00CD20DC" w:rsidRPr="00475B96">
        <w:t xml:space="preserve">.  </w:t>
      </w:r>
      <w:r w:rsidR="006026AC" w:rsidRPr="00475B96">
        <w:t>Computer software does not include computer data bases or computer software documentation.</w:t>
      </w:r>
    </w:p>
    <w:p w14:paraId="322F6FBD" w14:textId="77777777" w:rsidR="0008062F" w:rsidRPr="00475B96" w:rsidRDefault="0008062F" w:rsidP="00EE5134"/>
    <w:p w14:paraId="5ADF65D8" w14:textId="661441DC" w:rsidR="006026AC" w:rsidRPr="00475B96" w:rsidRDefault="00FA4BBA" w:rsidP="00EE5134">
      <w:r w:rsidRPr="00475B96">
        <w:rPr>
          <w:i/>
          <w:iCs/>
        </w:rPr>
        <w:tab/>
      </w:r>
      <w:r w:rsidR="006026AC" w:rsidRPr="00475B96">
        <w:rPr>
          <w:i/>
          <w:iCs/>
        </w:rPr>
        <w:t>Litigation support</w:t>
      </w:r>
      <w:r w:rsidR="006026AC" w:rsidRPr="00475B96">
        <w:t xml:space="preserve"> means administrative, technical, or professional services provided in support of the Government during or in anticipation of litigation.</w:t>
      </w:r>
    </w:p>
    <w:p w14:paraId="3ED9F678" w14:textId="77777777" w:rsidR="0008062F" w:rsidRPr="00475B96" w:rsidRDefault="0008062F" w:rsidP="00EE5134"/>
    <w:p w14:paraId="4752EDBA" w14:textId="6595CCAD" w:rsidR="006026AC" w:rsidRPr="00475B96" w:rsidRDefault="00FA4BBA" w:rsidP="00EE5134">
      <w:r w:rsidRPr="00475B96">
        <w:rPr>
          <w:i/>
          <w:iCs/>
        </w:rPr>
        <w:tab/>
      </w:r>
      <w:r w:rsidR="006026AC" w:rsidRPr="00475B96">
        <w:rPr>
          <w:i/>
          <w:iCs/>
        </w:rPr>
        <w:t>Litigation support contractor</w:t>
      </w:r>
      <w:r w:rsidR="006026AC" w:rsidRPr="00475B96">
        <w:t xml:space="preserve"> means a contractor (including its experts, technical consultants, subcontractors, and suppliers) providing litigation support under a contract that contains the clause at 252.204-7014, Limitations on the Use or Disclosure of Information by Litigation Support Contractors.</w:t>
      </w:r>
    </w:p>
    <w:p w14:paraId="35AEF99A" w14:textId="77777777" w:rsidR="0008062F" w:rsidRPr="00475B96" w:rsidRDefault="0008062F" w:rsidP="00EE5134"/>
    <w:p w14:paraId="5376E5BD" w14:textId="3E6FE883" w:rsidR="006026AC" w:rsidRPr="00475B96" w:rsidRDefault="00FA4BBA" w:rsidP="00EE5134">
      <w:r w:rsidRPr="00475B96">
        <w:rPr>
          <w:i/>
          <w:iCs/>
        </w:rPr>
        <w:tab/>
      </w:r>
      <w:r w:rsidR="006026AC" w:rsidRPr="00475B96">
        <w:rPr>
          <w:i/>
          <w:iCs/>
        </w:rPr>
        <w:t>Sensitive information</w:t>
      </w:r>
      <w:r w:rsidR="006026AC" w:rsidRPr="00475B96">
        <w:t xml:space="preserve"> means controlled unclassified information of a commercial, financial, proprietary, or privileged nature</w:t>
      </w:r>
      <w:r w:rsidR="00CD20DC" w:rsidRPr="00475B96">
        <w:t xml:space="preserve">.  </w:t>
      </w:r>
      <w:r w:rsidR="006026AC" w:rsidRPr="00475B96">
        <w:t>The term includes technical data and computer software, but does not include information that is lawfully, publicly available without restriction.</w:t>
      </w:r>
    </w:p>
    <w:p w14:paraId="13DD22FF" w14:textId="77777777" w:rsidR="0008062F" w:rsidRPr="00475B96" w:rsidRDefault="0008062F" w:rsidP="00EE5134"/>
    <w:p w14:paraId="13587674" w14:textId="04E0DE2C" w:rsidR="006026AC" w:rsidRPr="00475B96" w:rsidRDefault="00FA4BBA" w:rsidP="00EE5134">
      <w:r w:rsidRPr="00475B96">
        <w:rPr>
          <w:i/>
          <w:iCs/>
        </w:rPr>
        <w:tab/>
      </w:r>
      <w:r w:rsidR="006026AC" w:rsidRPr="00475B96">
        <w:rPr>
          <w:i/>
          <w:iCs/>
        </w:rPr>
        <w:t>Technical data</w:t>
      </w:r>
      <w:r w:rsidR="006026AC" w:rsidRPr="00475B96">
        <w:t xml:space="preserve"> means recorded information, regardless of the form or method of the recording, of a scientific or technical nature (including computer software documentation)</w:t>
      </w:r>
      <w:r w:rsidR="00CD20DC" w:rsidRPr="00475B96">
        <w:t xml:space="preserve">.  </w:t>
      </w:r>
      <w:r w:rsidR="006026AC" w:rsidRPr="00475B96">
        <w:t>The term does not include computer software or data incidental to contract administration, such as financial and/or management information.</w:t>
      </w:r>
    </w:p>
    <w:p w14:paraId="40B41658" w14:textId="77777777" w:rsidR="0008062F" w:rsidRPr="00475B96" w:rsidRDefault="0008062F" w:rsidP="00EE5134"/>
    <w:p w14:paraId="43C4FE1B" w14:textId="3A1B3459" w:rsidR="006026AC" w:rsidRPr="00475B96" w:rsidRDefault="00FA4BBA" w:rsidP="00EE5134">
      <w:r w:rsidRPr="00475B96">
        <w:tab/>
      </w:r>
      <w:r w:rsidR="006026AC" w:rsidRPr="00475B96">
        <w:t xml:space="preserve">(b) </w:t>
      </w:r>
      <w:r w:rsidR="006026AC" w:rsidRPr="00475B96">
        <w:rPr>
          <w:i/>
          <w:iCs/>
        </w:rPr>
        <w:t>Notice of authorized disclosures</w:t>
      </w:r>
      <w:r w:rsidR="006026AC" w:rsidRPr="00475B96">
        <w:t xml:space="preserve"> Notwithstanding any other provision of this solicitation or contract, the Government may disclose to a litigation support contractor, for the sole purpose of litigation support activities, any information, including sensitive information, received—</w:t>
      </w:r>
    </w:p>
    <w:p w14:paraId="78057E21" w14:textId="77777777" w:rsidR="0008062F" w:rsidRPr="00475B96" w:rsidRDefault="0008062F" w:rsidP="00EE5134"/>
    <w:p w14:paraId="775533F6" w14:textId="742CDC1F" w:rsidR="006026AC" w:rsidRPr="00475B96" w:rsidRDefault="00FA4BBA" w:rsidP="00EE5134">
      <w:r w:rsidRPr="00475B96">
        <w:tab/>
      </w:r>
      <w:r w:rsidRPr="00475B96">
        <w:tab/>
      </w:r>
      <w:r w:rsidR="006026AC" w:rsidRPr="00475B96">
        <w:t>(1) Within or in connection with a quotation or offer; or</w:t>
      </w:r>
    </w:p>
    <w:p w14:paraId="705F315D" w14:textId="77777777" w:rsidR="0008062F" w:rsidRPr="00475B96" w:rsidRDefault="0008062F" w:rsidP="00EE5134"/>
    <w:p w14:paraId="1AB762A0" w14:textId="71A55FF5" w:rsidR="006026AC" w:rsidRPr="00475B96" w:rsidRDefault="00FA4BBA" w:rsidP="00EE5134">
      <w:r w:rsidRPr="00475B96">
        <w:tab/>
      </w:r>
      <w:r w:rsidRPr="00475B96">
        <w:tab/>
      </w:r>
      <w:r w:rsidR="006026AC" w:rsidRPr="00475B96">
        <w:t>(2) In the performance of or in connection with a contract.</w:t>
      </w:r>
    </w:p>
    <w:p w14:paraId="66F9BB0E" w14:textId="77777777" w:rsidR="0008062F" w:rsidRPr="00475B96" w:rsidRDefault="0008062F" w:rsidP="00EE5134"/>
    <w:p w14:paraId="084F4A27" w14:textId="69BF9D10" w:rsidR="006026AC" w:rsidRPr="00475B96" w:rsidRDefault="00FA4BBA" w:rsidP="00EE5134">
      <w:r w:rsidRPr="00475B96">
        <w:tab/>
      </w:r>
      <w:r w:rsidR="006026AC" w:rsidRPr="00475B96">
        <w:t xml:space="preserve">(c) </w:t>
      </w:r>
      <w:r w:rsidR="006026AC" w:rsidRPr="00475B96">
        <w:rPr>
          <w:i/>
          <w:iCs/>
        </w:rPr>
        <w:t>Subcontracts</w:t>
      </w:r>
      <w:r w:rsidR="00CD20DC" w:rsidRPr="00475B96">
        <w:rPr>
          <w:i/>
          <w:iCs/>
        </w:rPr>
        <w:t xml:space="preserve">.  </w:t>
      </w:r>
      <w:r w:rsidR="006026AC" w:rsidRPr="00475B96">
        <w:t xml:space="preserve">Include the substance of this clause, including this </w:t>
      </w:r>
      <w:r w:rsidR="00470823" w:rsidRPr="00475B96">
        <w:t>paragraph (c)</w:t>
      </w:r>
      <w:r w:rsidR="006026AC" w:rsidRPr="00475B96">
        <w:t>, in all subcontracts, including subcontracts for commercial products or commercial services.</w:t>
      </w:r>
    </w:p>
    <w:p w14:paraId="395CAEDF" w14:textId="77777777" w:rsidR="0008062F" w:rsidRPr="00475B96" w:rsidRDefault="0008062F" w:rsidP="00EE5134"/>
    <w:p w14:paraId="64DC6C38" w14:textId="77777777" w:rsidR="006026AC" w:rsidRPr="00475B96" w:rsidRDefault="006026AC" w:rsidP="00EE5134">
      <w:pPr>
        <w:jc w:val="center"/>
      </w:pPr>
      <w:r w:rsidRPr="00475B96">
        <w:t>(End of clause)</w:t>
      </w:r>
    </w:p>
    <w:p w14:paraId="378EC148" w14:textId="77777777" w:rsidR="0008062F" w:rsidRPr="00475B96" w:rsidRDefault="0008062F" w:rsidP="00EE5134"/>
    <w:p w14:paraId="1AB9B836" w14:textId="6F28E52F" w:rsidR="006026AC" w:rsidRPr="00475B96" w:rsidRDefault="006026AC" w:rsidP="00475B96">
      <w:pPr>
        <w:pStyle w:val="Heading3"/>
      </w:pPr>
      <w:r w:rsidRPr="00475B96">
        <w:t>252.204-</w:t>
      </w:r>
      <w:proofErr w:type="gramStart"/>
      <w:r w:rsidRPr="00475B96">
        <w:t xml:space="preserve">7022 </w:t>
      </w:r>
      <w:r w:rsidR="00CD20DC" w:rsidRPr="00475B96">
        <w:t xml:space="preserve"> </w:t>
      </w:r>
      <w:r w:rsidRPr="00475B96">
        <w:t>Expediting</w:t>
      </w:r>
      <w:proofErr w:type="gramEnd"/>
      <w:r w:rsidRPr="00475B96">
        <w:t xml:space="preserve"> Contract Closeout.</w:t>
      </w:r>
    </w:p>
    <w:p w14:paraId="61DCBAC5" w14:textId="53553A8B" w:rsidR="006026AC" w:rsidRPr="00475B96" w:rsidRDefault="006026AC" w:rsidP="00EE5134">
      <w:r w:rsidRPr="00475B96">
        <w:t xml:space="preserve">As prescribed in </w:t>
      </w:r>
      <w:r w:rsidR="008F0721" w:rsidRPr="00475B96">
        <w:t>204.308-70</w:t>
      </w:r>
      <w:r w:rsidRPr="00475B96">
        <w:t xml:space="preserve">, </w:t>
      </w:r>
      <w:r w:rsidR="00782153" w:rsidRPr="00475B96">
        <w:t xml:space="preserve">insert </w:t>
      </w:r>
      <w:r w:rsidRPr="00475B96">
        <w:t>the following clause:</w:t>
      </w:r>
    </w:p>
    <w:p w14:paraId="4040A0CF" w14:textId="77777777" w:rsidR="0008062F" w:rsidRPr="00475B96" w:rsidRDefault="0008062F" w:rsidP="00EE5134"/>
    <w:p w14:paraId="6BF5F885" w14:textId="3DF62D04" w:rsidR="006026AC" w:rsidRPr="00475B96" w:rsidRDefault="006026AC" w:rsidP="00EE5134">
      <w:pPr>
        <w:jc w:val="center"/>
      </w:pPr>
      <w:r w:rsidRPr="00475B96">
        <w:t xml:space="preserve">Expediting Contract Closeout </w:t>
      </w:r>
    </w:p>
    <w:p w14:paraId="0F4FB754" w14:textId="77777777" w:rsidR="0008062F" w:rsidRPr="00475B96" w:rsidRDefault="0008062F" w:rsidP="00EE5134"/>
    <w:p w14:paraId="564C082B" w14:textId="3B6F8D5C" w:rsidR="006026AC" w:rsidRPr="00475B96" w:rsidRDefault="00FA4BBA" w:rsidP="00EE5134">
      <w:r w:rsidRPr="00475B96">
        <w:tab/>
      </w:r>
      <w:r w:rsidR="006026AC" w:rsidRPr="00475B96">
        <w:t xml:space="preserve">(a) At the conclusion of all applicable closeout requirements of Federal Acquisition Regulation </w:t>
      </w:r>
      <w:r w:rsidR="00D0059E" w:rsidRPr="00475B96">
        <w:t>4.308</w:t>
      </w:r>
      <w:r w:rsidR="006026AC" w:rsidRPr="00475B96">
        <w:t>, the Government and Contractor shall mutually agree on the residual dollar amount remaining on the contract</w:t>
      </w:r>
      <w:r w:rsidR="00CD20DC" w:rsidRPr="00475B96">
        <w:t xml:space="preserve">.  </w:t>
      </w:r>
      <w:r w:rsidR="006026AC" w:rsidRPr="00475B96">
        <w:t xml:space="preserve">Both the Government and Contractor agree to waive payment of any residual dollar amount of $1,000 or less to which either party may </w:t>
      </w:r>
      <w:proofErr w:type="gramStart"/>
      <w:r w:rsidR="006026AC" w:rsidRPr="00475B96">
        <w:t>be entitled</w:t>
      </w:r>
      <w:proofErr w:type="gramEnd"/>
      <w:r w:rsidR="006026AC" w:rsidRPr="00475B96">
        <w:t xml:space="preserve"> at the time of contract closeout.</w:t>
      </w:r>
    </w:p>
    <w:p w14:paraId="5680FDA3" w14:textId="77777777" w:rsidR="0008062F" w:rsidRPr="00475B96" w:rsidRDefault="0008062F" w:rsidP="00EE5134"/>
    <w:p w14:paraId="3DE22B38" w14:textId="56B0C4F6" w:rsidR="006026AC" w:rsidRPr="00475B96" w:rsidRDefault="00FA4BBA" w:rsidP="00EE5134">
      <w:r w:rsidRPr="00475B96">
        <w:tab/>
      </w:r>
      <w:r w:rsidR="006026AC" w:rsidRPr="00475B96">
        <w:t xml:space="preserve">(b) A residual dollar amount includes all money owed to either party at the end of the contract and </w:t>
      </w:r>
      <w:proofErr w:type="gramStart"/>
      <w:r w:rsidR="006026AC" w:rsidRPr="00475B96">
        <w:t>as a result of</w:t>
      </w:r>
      <w:proofErr w:type="gramEnd"/>
      <w:r w:rsidR="006026AC" w:rsidRPr="00475B96">
        <w:t xml:space="preserve"> the contract, excluding amounts connected in any way with taxation or a violation of law or regulation.</w:t>
      </w:r>
    </w:p>
    <w:p w14:paraId="0899B605" w14:textId="77777777" w:rsidR="0008062F" w:rsidRPr="00475B96" w:rsidRDefault="0008062F" w:rsidP="00EE5134"/>
    <w:p w14:paraId="28A0D5C4" w14:textId="1EB10857" w:rsidR="006026AC" w:rsidRPr="00475B96" w:rsidRDefault="00FA4BBA" w:rsidP="00EE5134">
      <w:r w:rsidRPr="00475B96">
        <w:tab/>
      </w:r>
      <w:r w:rsidR="006026AC" w:rsidRPr="00475B96">
        <w:t xml:space="preserve">(c) For purposes of determining residual dollar amounts, offsets (e.g., across multiple contracts or orders) may </w:t>
      </w:r>
      <w:proofErr w:type="gramStart"/>
      <w:r w:rsidR="006026AC" w:rsidRPr="00475B96">
        <w:t>be considered</w:t>
      </w:r>
      <w:proofErr w:type="gramEnd"/>
      <w:r w:rsidR="006026AC" w:rsidRPr="00475B96">
        <w:t xml:space="preserve"> only to the extent permitted by law.</w:t>
      </w:r>
    </w:p>
    <w:p w14:paraId="0DAF57E0" w14:textId="77777777" w:rsidR="0008062F" w:rsidRPr="00475B96" w:rsidRDefault="0008062F" w:rsidP="00EE5134"/>
    <w:p w14:paraId="3D35928D" w14:textId="5AC3F5C7" w:rsidR="006026AC" w:rsidRPr="00475B96" w:rsidRDefault="006026AC" w:rsidP="00EE5134">
      <w:pPr>
        <w:jc w:val="center"/>
      </w:pPr>
      <w:r w:rsidRPr="00475B96">
        <w:t>(End of clause)</w:t>
      </w:r>
    </w:p>
    <w:p w14:paraId="7F5AAA1C" w14:textId="77777777" w:rsidR="0008062F" w:rsidRPr="00475B96" w:rsidRDefault="0008062F" w:rsidP="00EE5134"/>
    <w:p w14:paraId="4B43F69A" w14:textId="631338ED" w:rsidR="006026AC" w:rsidRPr="00475B96" w:rsidRDefault="006026AC" w:rsidP="00475B96">
      <w:pPr>
        <w:pStyle w:val="Heading3"/>
      </w:pPr>
      <w:bookmarkStart w:id="26" w:name="_Hlk214544913"/>
      <w:r w:rsidRPr="00475B96">
        <w:t>252.204-</w:t>
      </w:r>
      <w:proofErr w:type="gramStart"/>
      <w:r w:rsidRPr="00475B96">
        <w:t xml:space="preserve">7023 </w:t>
      </w:r>
      <w:r w:rsidR="00CD20DC" w:rsidRPr="00475B96">
        <w:t xml:space="preserve"> </w:t>
      </w:r>
      <w:r w:rsidRPr="00475B96">
        <w:t>Reporting</w:t>
      </w:r>
      <w:proofErr w:type="gramEnd"/>
      <w:r w:rsidRPr="00475B96">
        <w:t xml:space="preserve"> Requirements for Contracted Services.</w:t>
      </w:r>
    </w:p>
    <w:bookmarkEnd w:id="26"/>
    <w:p w14:paraId="09584173" w14:textId="5ACCC2FF" w:rsidR="006026AC" w:rsidRPr="00475B96" w:rsidRDefault="006026AC" w:rsidP="00EE5134">
      <w:r w:rsidRPr="00475B96">
        <w:rPr>
          <w:i/>
          <w:iCs/>
        </w:rPr>
        <w:t>Basic</w:t>
      </w:r>
      <w:r w:rsidR="00CD20DC" w:rsidRPr="00475B96">
        <w:rPr>
          <w:i/>
          <w:iCs/>
        </w:rPr>
        <w:t xml:space="preserve">.  </w:t>
      </w:r>
      <w:r w:rsidRPr="00475B96">
        <w:t xml:space="preserve">As prescribed in </w:t>
      </w:r>
      <w:r w:rsidR="008F0721" w:rsidRPr="00475B96">
        <w:t>204.208</w:t>
      </w:r>
      <w:r w:rsidR="006D4850" w:rsidRPr="00475B96">
        <w:t>-</w:t>
      </w:r>
      <w:r w:rsidR="00AA03F1" w:rsidRPr="00475B96">
        <w:t>71</w:t>
      </w:r>
      <w:r w:rsidR="006D4850" w:rsidRPr="00475B96">
        <w:t>(a)(1) and (2)</w:t>
      </w:r>
      <w:r w:rsidRPr="00475B96">
        <w:t xml:space="preserve">, </w:t>
      </w:r>
      <w:r w:rsidR="00782153" w:rsidRPr="00475B96">
        <w:t xml:space="preserve">insert </w:t>
      </w:r>
      <w:r w:rsidRPr="00475B96">
        <w:t>the following clause:</w:t>
      </w:r>
    </w:p>
    <w:p w14:paraId="255E850E" w14:textId="77777777" w:rsidR="0008062F" w:rsidRPr="00475B96" w:rsidRDefault="0008062F" w:rsidP="00EE5134"/>
    <w:p w14:paraId="19D3818A" w14:textId="59C4F7A1" w:rsidR="006026AC" w:rsidRPr="00475B96" w:rsidRDefault="006026AC" w:rsidP="00EE5134">
      <w:pPr>
        <w:jc w:val="center"/>
      </w:pPr>
      <w:r w:rsidRPr="00475B96">
        <w:t>Reporting Requirements for Contracted Services—Basic (Jul 2021)</w:t>
      </w:r>
    </w:p>
    <w:p w14:paraId="21854645" w14:textId="77777777" w:rsidR="002A1A5D" w:rsidRPr="00475B96" w:rsidRDefault="002A1A5D" w:rsidP="00EE5134"/>
    <w:p w14:paraId="621D5DC7" w14:textId="2A8A013C" w:rsidR="006026AC" w:rsidRPr="00475B96" w:rsidRDefault="00FA4BBA" w:rsidP="00EE5134">
      <w:r w:rsidRPr="00475B96">
        <w:tab/>
      </w:r>
      <w:r w:rsidR="006026AC" w:rsidRPr="00475B96">
        <w:t xml:space="preserve">(a) </w:t>
      </w:r>
      <w:r w:rsidR="006026AC" w:rsidRPr="00475B96">
        <w:rPr>
          <w:i/>
          <w:iCs/>
        </w:rPr>
        <w:t>Definition</w:t>
      </w:r>
      <w:r w:rsidR="00CD20DC" w:rsidRPr="00475B96">
        <w:rPr>
          <w:i/>
          <w:iCs/>
        </w:rPr>
        <w:t xml:space="preserve">.  </w:t>
      </w:r>
      <w:r w:rsidR="006026AC" w:rsidRPr="00475B96">
        <w:t>As used in this clause—</w:t>
      </w:r>
    </w:p>
    <w:p w14:paraId="28F40E40" w14:textId="77777777" w:rsidR="0008062F" w:rsidRPr="00475B96" w:rsidRDefault="0008062F" w:rsidP="00EE5134"/>
    <w:p w14:paraId="1BA3828C" w14:textId="197641F5" w:rsidR="006026AC" w:rsidRPr="00475B96" w:rsidRDefault="00533CF6" w:rsidP="00EE5134">
      <w:r w:rsidRPr="00475B96">
        <w:rPr>
          <w:i/>
          <w:iCs/>
        </w:rPr>
        <w:tab/>
      </w:r>
      <w:r w:rsidR="006026AC" w:rsidRPr="00475B96">
        <w:rPr>
          <w:i/>
          <w:iCs/>
        </w:rPr>
        <w:t>First-tier subcontract</w:t>
      </w:r>
      <w:r w:rsidR="006026AC" w:rsidRPr="00475B96">
        <w:t xml:space="preserve"> means a subcontract awarded directly by the contractor for the purpose of acquiring services for performance of a prime contract</w:t>
      </w:r>
      <w:r w:rsidR="00CD20DC" w:rsidRPr="00475B96">
        <w:t xml:space="preserve">.  </w:t>
      </w:r>
      <w:r w:rsidR="006026AC" w:rsidRPr="00475B96">
        <w:t xml:space="preserve">It does not include the contractor's supplier agreements with vendors, such as long-term arrangements for materials or supplies or services that benefit multiple contracts and/or the costs of which </w:t>
      </w:r>
      <w:proofErr w:type="gramStart"/>
      <w:r w:rsidR="006026AC" w:rsidRPr="00475B96">
        <w:t>are normally applied</w:t>
      </w:r>
      <w:proofErr w:type="gramEnd"/>
      <w:r w:rsidR="006026AC" w:rsidRPr="00475B96">
        <w:t xml:space="preserve"> to a contractor's general and administrative expenses or indirect costs.</w:t>
      </w:r>
    </w:p>
    <w:p w14:paraId="62473865" w14:textId="77777777" w:rsidR="0008062F" w:rsidRPr="00475B96" w:rsidRDefault="0008062F" w:rsidP="00EE5134"/>
    <w:p w14:paraId="6AD3F3DF" w14:textId="74EA7995" w:rsidR="006026AC" w:rsidRPr="00475B96" w:rsidRDefault="00FA4BBA" w:rsidP="00EE5134">
      <w:r w:rsidRPr="00475B96">
        <w:tab/>
      </w:r>
      <w:r w:rsidR="006026AC" w:rsidRPr="00475B96">
        <w:t xml:space="preserve">(b) The Contractor shall report annually, by October 31, at </w:t>
      </w:r>
      <w:hyperlink r:id="rId14" w:tgtFrame="_blank" w:history="1">
        <w:r w:rsidR="006026AC" w:rsidRPr="00475B96">
          <w:rPr>
            <w:i/>
            <w:iCs/>
            <w:color w:val="0000FF"/>
            <w:u w:val="single"/>
          </w:rPr>
          <w:t>https://www.sam.gov</w:t>
        </w:r>
      </w:hyperlink>
      <w:r w:rsidR="006026AC" w:rsidRPr="00475B96">
        <w:rPr>
          <w:i/>
          <w:iCs/>
        </w:rPr>
        <w:t>,</w:t>
      </w:r>
      <w:r w:rsidR="006026AC" w:rsidRPr="00475B96">
        <w:t xml:space="preserve"> on the services performed under this contract or order, including any first-tier subcontracts, during the preceding Government fiscal year (October 1-September 30).</w:t>
      </w:r>
    </w:p>
    <w:p w14:paraId="5A520952" w14:textId="77777777" w:rsidR="0008062F" w:rsidRPr="00475B96" w:rsidRDefault="0008062F" w:rsidP="00EE5134"/>
    <w:p w14:paraId="603FA8FF" w14:textId="67198D63" w:rsidR="006026AC" w:rsidRPr="00475B96" w:rsidRDefault="00FA4BBA" w:rsidP="00EE5134">
      <w:r w:rsidRPr="00475B96">
        <w:tab/>
      </w:r>
      <w:r w:rsidR="006026AC" w:rsidRPr="00475B96">
        <w:t>(c) The Contractor shall report the following information for the contract or order:</w:t>
      </w:r>
    </w:p>
    <w:p w14:paraId="6DAED9AC" w14:textId="77777777" w:rsidR="0008062F" w:rsidRPr="00475B96" w:rsidRDefault="0008062F" w:rsidP="00EE5134"/>
    <w:p w14:paraId="05432990" w14:textId="5D10EF07" w:rsidR="006026AC" w:rsidRPr="00475B96" w:rsidRDefault="00FA4BBA" w:rsidP="00EE5134">
      <w:r w:rsidRPr="00475B96">
        <w:tab/>
      </w:r>
      <w:r w:rsidRPr="00475B96">
        <w:tab/>
      </w:r>
      <w:r w:rsidR="006026AC" w:rsidRPr="00475B96">
        <w:t>(1) The total dollar amount invoiced for services performed during the preceding Government fiscal year under the contract or order.</w:t>
      </w:r>
    </w:p>
    <w:p w14:paraId="53E33A46" w14:textId="77777777" w:rsidR="0008062F" w:rsidRPr="00475B96" w:rsidRDefault="0008062F" w:rsidP="00EE5134"/>
    <w:p w14:paraId="7C9E3481" w14:textId="04F8B277" w:rsidR="006026AC" w:rsidRPr="00475B96" w:rsidRDefault="00FA4BBA" w:rsidP="00EE5134">
      <w:r w:rsidRPr="00475B96">
        <w:tab/>
      </w:r>
      <w:r w:rsidRPr="00475B96">
        <w:tab/>
      </w:r>
      <w:r w:rsidR="006026AC" w:rsidRPr="00475B96">
        <w:t>(2) The number of Contractor direct labor hours, to include first-tier subcontractor direct labor hours, as applicable, expended on the services performed under the contract or order during the previous Government fiscal year.</w:t>
      </w:r>
    </w:p>
    <w:p w14:paraId="5F49EDBB" w14:textId="77777777" w:rsidR="0008062F" w:rsidRPr="00475B96" w:rsidRDefault="0008062F" w:rsidP="00EE5134"/>
    <w:p w14:paraId="5C5125BC" w14:textId="115F61C3" w:rsidR="006026AC" w:rsidRPr="00475B96" w:rsidRDefault="00FA4BBA" w:rsidP="00EE5134">
      <w:r w:rsidRPr="00475B96">
        <w:tab/>
      </w:r>
      <w:r w:rsidR="006026AC" w:rsidRPr="00475B96">
        <w:t>(d) The Government will review the Contractor's reported information for reasonableness and consistency with available contract information</w:t>
      </w:r>
      <w:r w:rsidR="00CD20DC" w:rsidRPr="00475B96">
        <w:t xml:space="preserve">.  </w:t>
      </w:r>
      <w:r w:rsidR="006026AC" w:rsidRPr="00475B96">
        <w:t xml:space="preserve">In the event the Government believes that revisions to the Contractor's reported information </w:t>
      </w:r>
      <w:proofErr w:type="gramStart"/>
      <w:r w:rsidR="006026AC" w:rsidRPr="00475B96">
        <w:t>are warranted</w:t>
      </w:r>
      <w:proofErr w:type="gramEnd"/>
      <w:r w:rsidR="006026AC" w:rsidRPr="00475B96">
        <w:t>, the Government will notify the Contractor</w:t>
      </w:r>
      <w:r w:rsidR="00CD20DC" w:rsidRPr="00475B96">
        <w:t xml:space="preserve">.  </w:t>
      </w:r>
      <w:r w:rsidR="006026AC" w:rsidRPr="00475B96">
        <w:t>Upon notification, the Contractor shall revise the reported information or provide the Government with a supporting rationale for the information.</w:t>
      </w:r>
    </w:p>
    <w:p w14:paraId="282CDD5B" w14:textId="77777777" w:rsidR="007037B9" w:rsidRPr="00475B96" w:rsidRDefault="007037B9" w:rsidP="00EE5134"/>
    <w:p w14:paraId="3021744A" w14:textId="419FBD45" w:rsidR="006026AC" w:rsidRPr="00475B96" w:rsidRDefault="006026AC" w:rsidP="00EE5134">
      <w:pPr>
        <w:jc w:val="center"/>
      </w:pPr>
      <w:r w:rsidRPr="00475B96">
        <w:t>(End of clause)</w:t>
      </w:r>
    </w:p>
    <w:p w14:paraId="41C06550" w14:textId="77777777" w:rsidR="0008062F" w:rsidRPr="00475B96" w:rsidRDefault="0008062F" w:rsidP="00EE5134"/>
    <w:p w14:paraId="76E23E73" w14:textId="6E5B2FEB" w:rsidR="007037B9" w:rsidRPr="00475B96" w:rsidRDefault="006026AC" w:rsidP="00475B96">
      <w:pPr>
        <w:pStyle w:val="Heading4"/>
      </w:pPr>
      <w:bookmarkStart w:id="27" w:name="_Hlk214544949"/>
      <w:r w:rsidRPr="00475B96">
        <w:t>Alternate I</w:t>
      </w:r>
      <w:r w:rsidR="00473989" w:rsidRPr="00475B96">
        <w:t>, Reporting Requirements for Contracted Services</w:t>
      </w:r>
      <w:r w:rsidR="00CD20DC" w:rsidRPr="00475B96">
        <w:t xml:space="preserve">  </w:t>
      </w:r>
    </w:p>
    <w:p w14:paraId="0E77104E" w14:textId="7C61A7FE" w:rsidR="006026AC" w:rsidRPr="00475B96" w:rsidRDefault="006026AC" w:rsidP="00EE5134">
      <w:r w:rsidRPr="00475B96">
        <w:t xml:space="preserve">As prescribed in </w:t>
      </w:r>
      <w:r w:rsidR="008F0721" w:rsidRPr="00475B96">
        <w:t>204.</w:t>
      </w:r>
      <w:r w:rsidR="006D4850" w:rsidRPr="00475B96">
        <w:t>208-</w:t>
      </w:r>
      <w:r w:rsidR="00AA03F1" w:rsidRPr="00475B96">
        <w:t>71</w:t>
      </w:r>
      <w:r w:rsidR="006D4850" w:rsidRPr="00475B96">
        <w:t>(a)(3)</w:t>
      </w:r>
      <w:bookmarkEnd w:id="27"/>
      <w:r w:rsidRPr="00475B96">
        <w:t>, use the following clause, which substitutes “contract or agreement for each order” in lieu of “contract or order” in paragraph (b) and “order” in lieu of “contract or order” in paragraphs (c) and (c)(1) and (2), and identifies the dollar threshold and service acquisition portfolio groups for which orders under the contract or agreement require service contract reporting.</w:t>
      </w:r>
    </w:p>
    <w:p w14:paraId="4DB40D3F" w14:textId="77777777" w:rsidR="0008062F" w:rsidRPr="00475B96" w:rsidRDefault="0008062F" w:rsidP="00EE5134"/>
    <w:p w14:paraId="08B93683" w14:textId="26E648A0" w:rsidR="006026AC" w:rsidRPr="00475B96" w:rsidRDefault="006026AC" w:rsidP="00EE5134">
      <w:pPr>
        <w:jc w:val="center"/>
      </w:pPr>
      <w:r w:rsidRPr="00475B96">
        <w:t>Reporting Requirements for Contracted Services—Alternate I (Jul 2021)</w:t>
      </w:r>
    </w:p>
    <w:p w14:paraId="4E4CFAC3" w14:textId="77777777" w:rsidR="0008062F" w:rsidRPr="00475B96" w:rsidRDefault="0008062F" w:rsidP="00EE5134"/>
    <w:p w14:paraId="446CFF94" w14:textId="7F3593D2" w:rsidR="006026AC" w:rsidRPr="00475B96" w:rsidRDefault="00FA4BBA" w:rsidP="00EE5134">
      <w:r w:rsidRPr="00475B96">
        <w:tab/>
      </w:r>
      <w:r w:rsidR="006026AC" w:rsidRPr="00475B96">
        <w:t xml:space="preserve">(a) </w:t>
      </w:r>
      <w:r w:rsidR="006026AC" w:rsidRPr="00475B96">
        <w:rPr>
          <w:i/>
          <w:iCs/>
        </w:rPr>
        <w:t>Definition</w:t>
      </w:r>
      <w:r w:rsidR="00CD20DC" w:rsidRPr="00475B96">
        <w:rPr>
          <w:i/>
          <w:iCs/>
        </w:rPr>
        <w:t xml:space="preserve">.  </w:t>
      </w:r>
      <w:r w:rsidR="006026AC" w:rsidRPr="00475B96">
        <w:t>As used in this clause—</w:t>
      </w:r>
    </w:p>
    <w:p w14:paraId="43223F96" w14:textId="77777777" w:rsidR="0008062F" w:rsidRPr="00475B96" w:rsidRDefault="0008062F" w:rsidP="00EE5134"/>
    <w:p w14:paraId="2495AF41" w14:textId="2DA66E01" w:rsidR="006026AC" w:rsidRPr="00475B96" w:rsidRDefault="00FA4BBA" w:rsidP="00EE5134">
      <w:r w:rsidRPr="00475B96">
        <w:rPr>
          <w:i/>
          <w:iCs/>
        </w:rPr>
        <w:tab/>
      </w:r>
      <w:r w:rsidR="006026AC" w:rsidRPr="00475B96">
        <w:rPr>
          <w:i/>
          <w:iCs/>
        </w:rPr>
        <w:t>First-tier subcontract</w:t>
      </w:r>
      <w:r w:rsidR="006026AC" w:rsidRPr="00475B96">
        <w:t xml:space="preserve"> means a subcontract awarded directly by the contractor for the purpose of acquiring services for performance of a prime contract</w:t>
      </w:r>
      <w:r w:rsidR="00CD20DC" w:rsidRPr="00475B96">
        <w:t xml:space="preserve">.  </w:t>
      </w:r>
      <w:r w:rsidR="006026AC" w:rsidRPr="00475B96">
        <w:t xml:space="preserve">It does not include the contractor's supplier agreements with vendors, such as long-term </w:t>
      </w:r>
      <w:r w:rsidR="006026AC" w:rsidRPr="00475B96">
        <w:lastRenderedPageBreak/>
        <w:t xml:space="preserve">arrangements for materials or supplies or services that benefit multiple contracts and/or the costs of which </w:t>
      </w:r>
      <w:proofErr w:type="gramStart"/>
      <w:r w:rsidR="006026AC" w:rsidRPr="00475B96">
        <w:t>are normally applied</w:t>
      </w:r>
      <w:proofErr w:type="gramEnd"/>
      <w:r w:rsidR="006026AC" w:rsidRPr="00475B96">
        <w:t xml:space="preserve"> to a contractor's general and administrative expenses or indirect costs.</w:t>
      </w:r>
    </w:p>
    <w:p w14:paraId="495C4568" w14:textId="77777777" w:rsidR="0008062F" w:rsidRPr="00475B96" w:rsidRDefault="0008062F" w:rsidP="00EE5134"/>
    <w:p w14:paraId="1D7105F7" w14:textId="2190C181" w:rsidR="006026AC" w:rsidRPr="00475B96" w:rsidRDefault="00FA4BBA" w:rsidP="00EE5134">
      <w:r w:rsidRPr="00475B96">
        <w:tab/>
      </w:r>
      <w:r w:rsidR="006026AC" w:rsidRPr="00475B96">
        <w:t xml:space="preserve">(b) The contractor shall report annually, by October 31, at </w:t>
      </w:r>
      <w:hyperlink r:id="rId15" w:tgtFrame="_blank" w:history="1">
        <w:r w:rsidR="006026AC" w:rsidRPr="00475B96">
          <w:rPr>
            <w:i/>
            <w:iCs/>
            <w:color w:val="0000FF"/>
            <w:u w:val="single"/>
          </w:rPr>
          <w:t>https://www.sam.gov</w:t>
        </w:r>
      </w:hyperlink>
      <w:r w:rsidR="006026AC" w:rsidRPr="00475B96">
        <w:rPr>
          <w:i/>
          <w:iCs/>
        </w:rPr>
        <w:t>,</w:t>
      </w:r>
      <w:r w:rsidR="006026AC" w:rsidRPr="00475B96">
        <w:t xml:space="preserve"> on services performed during the preceding Government fiscal year (October 1-September 30) under this contract or agreement for each order, including any first-tier subcontract, which exceeds $3 million for services in the following service acquisition portfolio groups:</w:t>
      </w:r>
    </w:p>
    <w:p w14:paraId="694A9D29" w14:textId="77777777" w:rsidR="0008062F" w:rsidRPr="00475B96" w:rsidRDefault="0008062F" w:rsidP="00EE5134"/>
    <w:p w14:paraId="13FE94CC" w14:textId="680A2C19" w:rsidR="006026AC" w:rsidRPr="00475B96" w:rsidRDefault="00FA4BBA" w:rsidP="00EE5134">
      <w:r w:rsidRPr="00475B96">
        <w:tab/>
      </w:r>
      <w:r w:rsidRPr="00475B96">
        <w:tab/>
      </w:r>
      <w:r w:rsidR="006026AC" w:rsidRPr="00475B96">
        <w:t>(1) Logistics management services.</w:t>
      </w:r>
    </w:p>
    <w:p w14:paraId="265DD7C6" w14:textId="77777777" w:rsidR="0008062F" w:rsidRPr="00475B96" w:rsidRDefault="0008062F" w:rsidP="00EE5134"/>
    <w:p w14:paraId="289F1533" w14:textId="09413A14" w:rsidR="006026AC" w:rsidRPr="00475B96" w:rsidRDefault="00FA4BBA" w:rsidP="00EE5134">
      <w:r w:rsidRPr="00475B96">
        <w:tab/>
      </w:r>
      <w:r w:rsidRPr="00475B96">
        <w:tab/>
      </w:r>
      <w:r w:rsidR="006026AC" w:rsidRPr="00475B96">
        <w:t>(2) Equipment-related services.</w:t>
      </w:r>
    </w:p>
    <w:p w14:paraId="7708904B" w14:textId="77777777" w:rsidR="0008062F" w:rsidRPr="00475B96" w:rsidRDefault="0008062F" w:rsidP="00EE5134"/>
    <w:p w14:paraId="79FD1D1E" w14:textId="0F562650" w:rsidR="006026AC" w:rsidRPr="00475B96" w:rsidRDefault="00FA4BBA" w:rsidP="00EE5134">
      <w:r w:rsidRPr="00475B96">
        <w:tab/>
      </w:r>
      <w:r w:rsidRPr="00475B96">
        <w:tab/>
      </w:r>
      <w:r w:rsidR="006026AC" w:rsidRPr="00475B96">
        <w:t>(3) Knowledge-based services.</w:t>
      </w:r>
    </w:p>
    <w:p w14:paraId="674D60F5" w14:textId="77777777" w:rsidR="0008062F" w:rsidRPr="00475B96" w:rsidRDefault="0008062F" w:rsidP="00EE5134"/>
    <w:p w14:paraId="7E52EEB2" w14:textId="62CCD67D" w:rsidR="006026AC" w:rsidRPr="00475B96" w:rsidRDefault="00FA4BBA" w:rsidP="00EE5134">
      <w:r w:rsidRPr="00475B96">
        <w:tab/>
      </w:r>
      <w:r w:rsidRPr="00475B96">
        <w:tab/>
      </w:r>
      <w:r w:rsidR="006026AC" w:rsidRPr="00475B96">
        <w:t>(4) Electronics and communications services.</w:t>
      </w:r>
    </w:p>
    <w:p w14:paraId="0D5E5966" w14:textId="77777777" w:rsidR="0008062F" w:rsidRPr="00475B96" w:rsidRDefault="0008062F" w:rsidP="00EE5134"/>
    <w:p w14:paraId="4E9C2AF5" w14:textId="2DE38B28" w:rsidR="006026AC" w:rsidRPr="00475B96" w:rsidRDefault="00FA4BBA" w:rsidP="00EE5134">
      <w:r w:rsidRPr="00475B96">
        <w:tab/>
      </w:r>
      <w:r w:rsidR="006026AC" w:rsidRPr="00475B96">
        <w:t>(c) The Contractor shall report the following information for the order:</w:t>
      </w:r>
    </w:p>
    <w:p w14:paraId="35CBEB8C" w14:textId="77777777" w:rsidR="0008062F" w:rsidRPr="00475B96" w:rsidRDefault="0008062F" w:rsidP="00EE5134"/>
    <w:p w14:paraId="5828E26D" w14:textId="4FBD8CB5" w:rsidR="006026AC" w:rsidRPr="00475B96" w:rsidRDefault="00FA4BBA" w:rsidP="00EE5134">
      <w:r w:rsidRPr="00475B96">
        <w:tab/>
      </w:r>
      <w:r w:rsidRPr="00475B96">
        <w:tab/>
      </w:r>
      <w:r w:rsidR="006026AC" w:rsidRPr="00475B96">
        <w:t>(1) The total dollar amount invoiced for services performed during the preceding Government fiscal year under the order.</w:t>
      </w:r>
    </w:p>
    <w:p w14:paraId="26E54287" w14:textId="77777777" w:rsidR="0008062F" w:rsidRPr="00475B96" w:rsidRDefault="0008062F" w:rsidP="00EE5134"/>
    <w:p w14:paraId="33835F3E" w14:textId="36EC6B83" w:rsidR="006026AC" w:rsidRPr="00475B96" w:rsidRDefault="00FA4BBA" w:rsidP="00EE5134">
      <w:r w:rsidRPr="00475B96">
        <w:tab/>
      </w:r>
      <w:r w:rsidRPr="00475B96">
        <w:tab/>
      </w:r>
      <w:r w:rsidR="006026AC" w:rsidRPr="00475B96">
        <w:t>(2) The number of Contractor direct labor hours, to include first-tier subcontractor direct labor hours, as applicable, expended on the services performed under the order during the previous Government fiscal year.</w:t>
      </w:r>
    </w:p>
    <w:p w14:paraId="25A0BA37" w14:textId="77777777" w:rsidR="0008062F" w:rsidRPr="00475B96" w:rsidRDefault="0008062F" w:rsidP="00EE5134"/>
    <w:p w14:paraId="51E999BA" w14:textId="4147C553" w:rsidR="006026AC" w:rsidRPr="00475B96" w:rsidRDefault="00FA4BBA" w:rsidP="00EE5134">
      <w:r w:rsidRPr="00475B96">
        <w:tab/>
      </w:r>
      <w:r w:rsidR="006026AC" w:rsidRPr="00475B96">
        <w:t>(d) The Government will review the Contractor's reported information for reasonableness and consistency with available contract information</w:t>
      </w:r>
      <w:r w:rsidR="00CD20DC" w:rsidRPr="00475B96">
        <w:t xml:space="preserve">.  </w:t>
      </w:r>
      <w:r w:rsidR="006026AC" w:rsidRPr="00475B96">
        <w:t xml:space="preserve">In the event the Government believes that revisions to the Contractor's reported information </w:t>
      </w:r>
      <w:proofErr w:type="gramStart"/>
      <w:r w:rsidR="006026AC" w:rsidRPr="00475B96">
        <w:t>are warranted</w:t>
      </w:r>
      <w:proofErr w:type="gramEnd"/>
      <w:r w:rsidR="006026AC" w:rsidRPr="00475B96">
        <w:t>, the Government will notify the Contractor</w:t>
      </w:r>
      <w:r w:rsidR="00CD20DC" w:rsidRPr="00475B96">
        <w:t xml:space="preserve">.  </w:t>
      </w:r>
      <w:r w:rsidR="006026AC" w:rsidRPr="00475B96">
        <w:t>Upon notification, the Contractor shall revise the reported information or provide the Government with a supporting rationale for the information.</w:t>
      </w:r>
    </w:p>
    <w:p w14:paraId="2227F1FE" w14:textId="77777777" w:rsidR="00473989" w:rsidRPr="00475B96" w:rsidRDefault="00473989" w:rsidP="00EE5134"/>
    <w:p w14:paraId="09BB43FF" w14:textId="0E9C6DAB" w:rsidR="006026AC" w:rsidRPr="00475B96" w:rsidRDefault="006026AC" w:rsidP="00EE5134">
      <w:pPr>
        <w:jc w:val="center"/>
      </w:pPr>
      <w:r w:rsidRPr="00475B96">
        <w:t>(End of clause)</w:t>
      </w:r>
    </w:p>
    <w:p w14:paraId="7036288F" w14:textId="77777777" w:rsidR="006C63E9" w:rsidRPr="00475B96" w:rsidRDefault="006C63E9" w:rsidP="00EE5134"/>
    <w:p w14:paraId="702C55CA" w14:textId="619CCF83" w:rsidR="006026AC" w:rsidRPr="00475B96" w:rsidRDefault="006026AC" w:rsidP="00475B96">
      <w:pPr>
        <w:pStyle w:val="Heading3"/>
      </w:pPr>
      <w:r w:rsidRPr="00475B96">
        <w:t>252.204-</w:t>
      </w:r>
      <w:proofErr w:type="gramStart"/>
      <w:r w:rsidRPr="00475B96">
        <w:t xml:space="preserve">7024 </w:t>
      </w:r>
      <w:r w:rsidR="00CD20DC" w:rsidRPr="00475B96">
        <w:t xml:space="preserve"> </w:t>
      </w:r>
      <w:r w:rsidRPr="00475B96">
        <w:t>Notice</w:t>
      </w:r>
      <w:proofErr w:type="gramEnd"/>
      <w:r w:rsidRPr="00475B96">
        <w:t xml:space="preserve"> on the Use of the Supplier Performance Risk System.</w:t>
      </w:r>
    </w:p>
    <w:p w14:paraId="6FE42383" w14:textId="26B29554" w:rsidR="006026AC" w:rsidRPr="00475B96" w:rsidRDefault="006026AC" w:rsidP="00EE5134">
      <w:r w:rsidRPr="00475B96">
        <w:t xml:space="preserve">As prescribed in 204.7604, </w:t>
      </w:r>
      <w:r w:rsidR="00782153" w:rsidRPr="00475B96">
        <w:t xml:space="preserve">insert </w:t>
      </w:r>
      <w:r w:rsidRPr="00475B96">
        <w:t>the following provision:</w:t>
      </w:r>
    </w:p>
    <w:p w14:paraId="66C0A2D5" w14:textId="77777777" w:rsidR="006C63E9" w:rsidRPr="00475B96" w:rsidRDefault="006C63E9" w:rsidP="00EE5134"/>
    <w:p w14:paraId="1E333F9E" w14:textId="5022B3C3" w:rsidR="006026AC" w:rsidRPr="00475B96" w:rsidRDefault="006026AC" w:rsidP="00EE5134">
      <w:pPr>
        <w:jc w:val="center"/>
      </w:pPr>
      <w:r w:rsidRPr="00475B96">
        <w:t>Notice on the Use of the Supplier Performance Risk System</w:t>
      </w:r>
    </w:p>
    <w:p w14:paraId="79CC696C" w14:textId="77777777" w:rsidR="0008062F" w:rsidRPr="00475B96" w:rsidRDefault="0008062F" w:rsidP="00EE5134"/>
    <w:p w14:paraId="2F1C60F3" w14:textId="6E92A1F7" w:rsidR="006026AC" w:rsidRPr="00475B96" w:rsidRDefault="00FA4BBA" w:rsidP="00EE5134">
      <w:r w:rsidRPr="00475B96">
        <w:tab/>
      </w:r>
      <w:r w:rsidR="006026AC" w:rsidRPr="00475B96">
        <w:t xml:space="preserve">(a) </w:t>
      </w:r>
      <w:r w:rsidR="006026AC" w:rsidRPr="00475B96">
        <w:rPr>
          <w:i/>
          <w:iCs/>
        </w:rPr>
        <w:t>Definitions</w:t>
      </w:r>
      <w:r w:rsidR="00CD20DC" w:rsidRPr="00475B96">
        <w:rPr>
          <w:i/>
          <w:iCs/>
        </w:rPr>
        <w:t xml:space="preserve">.  </w:t>
      </w:r>
      <w:r w:rsidR="006026AC" w:rsidRPr="00475B96">
        <w:t>As used in this provision—</w:t>
      </w:r>
    </w:p>
    <w:p w14:paraId="2DF61BEA" w14:textId="77777777" w:rsidR="0008062F" w:rsidRPr="00475B96" w:rsidRDefault="0008062F" w:rsidP="00EE5134"/>
    <w:p w14:paraId="6EC007DE" w14:textId="6739C2E1" w:rsidR="006026AC" w:rsidRPr="00475B96" w:rsidRDefault="00FA4BBA" w:rsidP="00EE5134">
      <w:r w:rsidRPr="00475B96">
        <w:rPr>
          <w:i/>
          <w:iCs/>
        </w:rPr>
        <w:tab/>
      </w:r>
      <w:r w:rsidR="006026AC" w:rsidRPr="00475B96">
        <w:rPr>
          <w:i/>
          <w:iCs/>
        </w:rPr>
        <w:t>Item risk</w:t>
      </w:r>
      <w:r w:rsidR="006026AC" w:rsidRPr="00475B96">
        <w:t xml:space="preserve"> means the probability that a product, based on intended use, will introduce performance risk resulting in safety issues, mission degradation, or monetary loss.</w:t>
      </w:r>
    </w:p>
    <w:p w14:paraId="5183020C" w14:textId="77777777" w:rsidR="0008062F" w:rsidRPr="00475B96" w:rsidRDefault="0008062F" w:rsidP="00EE5134"/>
    <w:p w14:paraId="57FAB553" w14:textId="389F4767" w:rsidR="006026AC" w:rsidRPr="00475B96" w:rsidRDefault="00FA4BBA" w:rsidP="00EE5134">
      <w:r w:rsidRPr="00475B96">
        <w:rPr>
          <w:i/>
          <w:iCs/>
        </w:rPr>
        <w:tab/>
      </w:r>
      <w:r w:rsidR="006026AC" w:rsidRPr="00475B96">
        <w:rPr>
          <w:i/>
          <w:iCs/>
        </w:rPr>
        <w:t>Price risk</w:t>
      </w:r>
      <w:r w:rsidR="006026AC" w:rsidRPr="00475B96">
        <w:t xml:space="preserve"> means a measure of whether a proposed price for a product or service is consistent with historical prices paid for that item or service.</w:t>
      </w:r>
    </w:p>
    <w:p w14:paraId="04A56F3B" w14:textId="77777777" w:rsidR="0008062F" w:rsidRPr="00475B96" w:rsidRDefault="0008062F" w:rsidP="00EE5134"/>
    <w:p w14:paraId="480B1DB9" w14:textId="0709AFAA" w:rsidR="006026AC" w:rsidRPr="00475B96" w:rsidRDefault="00FA4BBA" w:rsidP="00EE5134">
      <w:r w:rsidRPr="00475B96">
        <w:rPr>
          <w:i/>
          <w:iCs/>
        </w:rPr>
        <w:tab/>
      </w:r>
      <w:r w:rsidR="006026AC" w:rsidRPr="00475B96">
        <w:rPr>
          <w:i/>
          <w:iCs/>
        </w:rPr>
        <w:t>Supplier risk</w:t>
      </w:r>
      <w:r w:rsidR="006026AC" w:rsidRPr="00475B96">
        <w:t xml:space="preserve"> means the probability that an award may subject the procurement to the risk of unsuccessful performance or to supply chain risk (see Defense Federal Acquisition Regulation Supplement </w:t>
      </w:r>
      <w:r w:rsidR="00782153" w:rsidRPr="00475B96">
        <w:t>240</w:t>
      </w:r>
      <w:r w:rsidR="006026AC" w:rsidRPr="00475B96">
        <w:t>).</w:t>
      </w:r>
    </w:p>
    <w:p w14:paraId="7064849C" w14:textId="77777777" w:rsidR="0008062F" w:rsidRPr="00475B96" w:rsidRDefault="0008062F" w:rsidP="00EE5134"/>
    <w:p w14:paraId="6D80239D" w14:textId="1A215EB2" w:rsidR="006026AC" w:rsidRPr="00475B96" w:rsidRDefault="00FA4BBA" w:rsidP="00EE5134">
      <w:r w:rsidRPr="00475B96">
        <w:tab/>
      </w:r>
      <w:r w:rsidR="006026AC" w:rsidRPr="00475B96">
        <w:t xml:space="preserve">(b) The Supplier Performance Risk System (SPRS), available at </w:t>
      </w:r>
      <w:hyperlink r:id="rId16" w:tgtFrame="_blank" w:history="1">
        <w:r w:rsidR="006026AC" w:rsidRPr="00475B96">
          <w:rPr>
            <w:i/>
            <w:iCs/>
            <w:color w:val="0000FF"/>
            <w:u w:val="single"/>
          </w:rPr>
          <w:t>https://piee.eb.mil/</w:t>
        </w:r>
      </w:hyperlink>
      <w:r w:rsidR="006026AC" w:rsidRPr="00475B96">
        <w:rPr>
          <w:i/>
          <w:iCs/>
        </w:rPr>
        <w:t>,</w:t>
      </w:r>
      <w:r w:rsidR="006026AC" w:rsidRPr="00475B96">
        <w:t xml:space="preserve"> will </w:t>
      </w:r>
      <w:proofErr w:type="gramStart"/>
      <w:r w:rsidR="006026AC" w:rsidRPr="00475B96">
        <w:t>be used</w:t>
      </w:r>
      <w:proofErr w:type="gramEnd"/>
      <w:r w:rsidR="006026AC" w:rsidRPr="00475B96">
        <w:t xml:space="preserve"> in the evaluation of the Quoter or Offeror's performance</w:t>
      </w:r>
      <w:r w:rsidR="00CD20DC" w:rsidRPr="00475B96">
        <w:t xml:space="preserve">.  </w:t>
      </w:r>
      <w:r w:rsidR="006026AC" w:rsidRPr="00475B96">
        <w:t xml:space="preserve">SPRS retrieves item, price, quality, delivery, and contractor information on contracts from Government reporting systems </w:t>
      </w:r>
      <w:proofErr w:type="gramStart"/>
      <w:r w:rsidR="006026AC" w:rsidRPr="00475B96">
        <w:t>in order to</w:t>
      </w:r>
      <w:proofErr w:type="gramEnd"/>
      <w:r w:rsidR="006026AC" w:rsidRPr="00475B96">
        <w:t xml:space="preserve"> develop risk assessments.</w:t>
      </w:r>
    </w:p>
    <w:p w14:paraId="43F2A739" w14:textId="77777777" w:rsidR="0008062F" w:rsidRPr="00475B96" w:rsidRDefault="0008062F" w:rsidP="00EE5134"/>
    <w:p w14:paraId="67E31CF8" w14:textId="1E47CF91" w:rsidR="006026AC" w:rsidRPr="00475B96" w:rsidRDefault="00FA4BBA" w:rsidP="00EE5134">
      <w:r w:rsidRPr="00475B96">
        <w:tab/>
      </w:r>
      <w:r w:rsidR="006026AC" w:rsidRPr="00475B96">
        <w:t>(c) The Contracting Officer will consider SPRS risk assessments during the evaluation of quotations or offers received in response to this solicitation as follows:</w:t>
      </w:r>
    </w:p>
    <w:p w14:paraId="4D159EF1" w14:textId="77777777" w:rsidR="0008062F" w:rsidRPr="00475B96" w:rsidRDefault="0008062F" w:rsidP="00EE5134"/>
    <w:p w14:paraId="0EDB3555" w14:textId="49C95D85" w:rsidR="006026AC" w:rsidRPr="00475B96" w:rsidRDefault="00FA4BBA" w:rsidP="00EE5134">
      <w:r w:rsidRPr="00475B96">
        <w:tab/>
      </w:r>
      <w:r w:rsidRPr="00475B96">
        <w:tab/>
      </w:r>
      <w:r w:rsidR="006026AC" w:rsidRPr="00475B96">
        <w:t xml:space="preserve">(1) Item risk will be considered to determine whether the procurement represents a </w:t>
      </w:r>
      <w:proofErr w:type="gramStart"/>
      <w:r w:rsidR="006026AC" w:rsidRPr="00475B96">
        <w:t>high performance</w:t>
      </w:r>
      <w:proofErr w:type="gramEnd"/>
      <w:r w:rsidR="006026AC" w:rsidRPr="00475B96">
        <w:t xml:space="preserve"> risk to the Government.</w:t>
      </w:r>
    </w:p>
    <w:p w14:paraId="668EB922" w14:textId="77777777" w:rsidR="0008062F" w:rsidRPr="00475B96" w:rsidRDefault="0008062F" w:rsidP="00EE5134"/>
    <w:p w14:paraId="0A99AC30" w14:textId="6185D6CF" w:rsidR="006026AC" w:rsidRPr="00475B96" w:rsidRDefault="00FA4BBA" w:rsidP="00EE5134">
      <w:r w:rsidRPr="00475B96">
        <w:tab/>
      </w:r>
      <w:r w:rsidRPr="00475B96">
        <w:tab/>
      </w:r>
      <w:r w:rsidR="006026AC" w:rsidRPr="00475B96">
        <w:t xml:space="preserve">(2) Price risk will </w:t>
      </w:r>
      <w:proofErr w:type="gramStart"/>
      <w:r w:rsidR="006026AC" w:rsidRPr="00475B96">
        <w:t>be considered</w:t>
      </w:r>
      <w:proofErr w:type="gramEnd"/>
      <w:r w:rsidR="006026AC" w:rsidRPr="00475B96">
        <w:t xml:space="preserve"> in determining if a proposed price is consistent with historical prices paid for a product or a service or otherwise creates a risk to the Government.</w:t>
      </w:r>
    </w:p>
    <w:p w14:paraId="283C672C" w14:textId="77777777" w:rsidR="0008062F" w:rsidRPr="00475B96" w:rsidRDefault="0008062F" w:rsidP="00EE5134"/>
    <w:p w14:paraId="446F6AA7" w14:textId="7AE7C34D" w:rsidR="006026AC" w:rsidRPr="00475B96" w:rsidRDefault="00FA4BBA" w:rsidP="00EE5134">
      <w:r w:rsidRPr="00475B96">
        <w:tab/>
      </w:r>
      <w:r w:rsidRPr="00475B96">
        <w:tab/>
      </w:r>
      <w:r w:rsidR="006026AC" w:rsidRPr="00475B96">
        <w:t xml:space="preserve">(3) Supplier risk, including but not limited to quality and delivery, will </w:t>
      </w:r>
      <w:proofErr w:type="gramStart"/>
      <w:r w:rsidR="006026AC" w:rsidRPr="00475B96">
        <w:t>be considered</w:t>
      </w:r>
      <w:proofErr w:type="gramEnd"/>
      <w:r w:rsidR="006026AC" w:rsidRPr="00475B96">
        <w:t xml:space="preserve"> to assess the risk of unsuccessful performance and supply chain risk.</w:t>
      </w:r>
    </w:p>
    <w:p w14:paraId="6FCF4F09" w14:textId="77777777" w:rsidR="0008062F" w:rsidRPr="00475B96" w:rsidRDefault="0008062F" w:rsidP="00EE5134"/>
    <w:p w14:paraId="015B71DF" w14:textId="0100F3A0" w:rsidR="006026AC" w:rsidRPr="00475B96" w:rsidRDefault="00FA4BBA" w:rsidP="00EE5134">
      <w:r w:rsidRPr="00475B96">
        <w:tab/>
      </w:r>
      <w:r w:rsidR="006026AC" w:rsidRPr="00475B96">
        <w:t xml:space="preserve">(d) SPRS risk assessments </w:t>
      </w:r>
      <w:proofErr w:type="gramStart"/>
      <w:r w:rsidR="006026AC" w:rsidRPr="00475B96">
        <w:t>are generated</w:t>
      </w:r>
      <w:proofErr w:type="gramEnd"/>
      <w:r w:rsidR="006026AC" w:rsidRPr="00475B96">
        <w:t xml:space="preserve"> daily</w:t>
      </w:r>
      <w:r w:rsidR="00CD20DC" w:rsidRPr="00475B96">
        <w:t xml:space="preserve">.  </w:t>
      </w:r>
      <w:r w:rsidR="006026AC" w:rsidRPr="00475B96">
        <w:t xml:space="preserve">Quoters or Offerors are able to access their risk assessments by following the access instructions in the SPRS user's guide available at </w:t>
      </w:r>
      <w:hyperlink r:id="rId17" w:tgtFrame="_blank" w:history="1">
        <w:r w:rsidR="006026AC" w:rsidRPr="00475B96">
          <w:rPr>
            <w:i/>
            <w:iCs/>
            <w:color w:val="0000FF"/>
            <w:u w:val="single"/>
          </w:rPr>
          <w:t>https://www.sprs.csd.disa.mil/reference.htm</w:t>
        </w:r>
      </w:hyperlink>
      <w:r w:rsidR="00CD20DC" w:rsidRPr="00475B96">
        <w:rPr>
          <w:i/>
          <w:iCs/>
        </w:rPr>
        <w:t xml:space="preserve">.  </w:t>
      </w:r>
      <w:r w:rsidR="006026AC" w:rsidRPr="00475B96">
        <w:t xml:space="preserve">Quoters and Offerors </w:t>
      </w:r>
      <w:proofErr w:type="gramStart"/>
      <w:r w:rsidR="006026AC" w:rsidRPr="00475B96">
        <w:t>are granted</w:t>
      </w:r>
      <w:proofErr w:type="gramEnd"/>
      <w:r w:rsidR="006026AC" w:rsidRPr="00475B96">
        <w:t xml:space="preserve"> access to SPRS for their own risk assessment classifications only</w:t>
      </w:r>
      <w:r w:rsidR="00CD20DC" w:rsidRPr="00475B96">
        <w:t xml:space="preserve">.  </w:t>
      </w:r>
      <w:r w:rsidR="006026AC" w:rsidRPr="00475B96">
        <w:t xml:space="preserve">SPRS reporting procedures and risk assessment methodology </w:t>
      </w:r>
      <w:proofErr w:type="gramStart"/>
      <w:r w:rsidR="006026AC" w:rsidRPr="00475B96">
        <w:t>are detailed</w:t>
      </w:r>
      <w:proofErr w:type="gramEnd"/>
      <w:r w:rsidR="006026AC" w:rsidRPr="00475B96">
        <w:t xml:space="preserve"> in the SPRS user's guide</w:t>
      </w:r>
      <w:r w:rsidR="00CD20DC" w:rsidRPr="00475B96">
        <w:t xml:space="preserve">.  </w:t>
      </w:r>
      <w:r w:rsidR="006026AC" w:rsidRPr="00475B96">
        <w:t xml:space="preserve">The method to challenge a rating generated by SPRS </w:t>
      </w:r>
      <w:proofErr w:type="gramStart"/>
      <w:r w:rsidR="006026AC" w:rsidRPr="00475B96">
        <w:t>is also provided</w:t>
      </w:r>
      <w:proofErr w:type="gramEnd"/>
      <w:r w:rsidR="006026AC" w:rsidRPr="00475B96">
        <w:t xml:space="preserve"> in the user's guide</w:t>
      </w:r>
      <w:r w:rsidR="00CD20DC" w:rsidRPr="00475B96">
        <w:t xml:space="preserve">.  </w:t>
      </w:r>
      <w:r w:rsidR="006026AC" w:rsidRPr="00475B96">
        <w:t xml:space="preserve">SPRS evaluation criteria are available at </w:t>
      </w:r>
      <w:hyperlink r:id="rId18" w:tgtFrame="_blank" w:history="1">
        <w:r w:rsidR="006026AC" w:rsidRPr="00475B96">
          <w:rPr>
            <w:i/>
            <w:iCs/>
            <w:color w:val="0000FF"/>
            <w:u w:val="single"/>
          </w:rPr>
          <w:t>https://www.sprs.csd.disa.mil/pdf/SPRS_DataEvaluationCriteria.pdf</w:t>
        </w:r>
      </w:hyperlink>
      <w:r w:rsidR="006026AC" w:rsidRPr="00475B96">
        <w:rPr>
          <w:i/>
          <w:iCs/>
        </w:rPr>
        <w:t>.</w:t>
      </w:r>
    </w:p>
    <w:p w14:paraId="27D60690" w14:textId="77777777" w:rsidR="0008062F" w:rsidRPr="00475B96" w:rsidRDefault="0008062F" w:rsidP="00EE5134"/>
    <w:p w14:paraId="2C2C2C63" w14:textId="362AED15" w:rsidR="006026AC" w:rsidRPr="00475B96" w:rsidRDefault="00FA4BBA" w:rsidP="00EE5134">
      <w:r w:rsidRPr="00475B96">
        <w:tab/>
      </w:r>
      <w:r w:rsidR="006026AC" w:rsidRPr="00475B96">
        <w:t>(e) The Contracting Officer may consider any other available and relevant information when evaluating a quotation or an offer.</w:t>
      </w:r>
    </w:p>
    <w:p w14:paraId="1E505EC4" w14:textId="77777777" w:rsidR="006C63E9" w:rsidRPr="00475B96" w:rsidRDefault="006C63E9" w:rsidP="00EE5134"/>
    <w:p w14:paraId="35AFAA88" w14:textId="09D3D2F3" w:rsidR="006026AC" w:rsidRPr="006D4850" w:rsidRDefault="006026AC" w:rsidP="00EE5134">
      <w:pPr>
        <w:jc w:val="center"/>
      </w:pPr>
      <w:r w:rsidRPr="00475B96">
        <w:t>(End of provision)</w:t>
      </w:r>
    </w:p>
    <w:p w14:paraId="3AC11191" w14:textId="77777777" w:rsidR="00CE3334" w:rsidRPr="006D4850" w:rsidRDefault="00CE3334" w:rsidP="00EE5134"/>
    <w:sectPr w:rsidR="00CE3334" w:rsidRPr="006D4850" w:rsidSect="0005364A">
      <w:headerReference w:type="default" r:id="rId19"/>
      <w:footerReference w:type="default" r:id="rId20"/>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AF3B7" w14:textId="77777777" w:rsidR="006725C1" w:rsidRDefault="006725C1" w:rsidP="00EC19C3">
      <w:r>
        <w:separator/>
      </w:r>
    </w:p>
  </w:endnote>
  <w:endnote w:type="continuationSeparator" w:id="0">
    <w:p w14:paraId="58F0AC44" w14:textId="1132D7BA" w:rsidR="006725C1" w:rsidRDefault="006725C1" w:rsidP="00EC1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C9598" w14:textId="77777777" w:rsidR="00205998" w:rsidRPr="00EC19C3" w:rsidRDefault="00205998" w:rsidP="00445EAB">
    <w:pPr>
      <w:pStyle w:val="Footer"/>
      <w:jc w:val="center"/>
      <w:rPr>
        <w:sz w:val="22"/>
        <w:szCs w:val="22"/>
      </w:rPr>
    </w:pPr>
    <w:r w:rsidRPr="00EC19C3">
      <w:rPr>
        <w:sz w:val="22"/>
        <w:szCs w:val="22"/>
      </w:rPr>
      <w:t xml:space="preserve">Page </w:t>
    </w:r>
    <w:r w:rsidRPr="00EC19C3">
      <w:rPr>
        <w:sz w:val="22"/>
        <w:szCs w:val="22"/>
      </w:rPr>
      <w:fldChar w:fldCharType="begin"/>
    </w:r>
    <w:r w:rsidRPr="00EC19C3">
      <w:rPr>
        <w:sz w:val="22"/>
        <w:szCs w:val="22"/>
      </w:rPr>
      <w:instrText xml:space="preserve"> PAGE </w:instrText>
    </w:r>
    <w:r w:rsidRPr="00EC19C3">
      <w:rPr>
        <w:sz w:val="22"/>
        <w:szCs w:val="22"/>
      </w:rPr>
      <w:fldChar w:fldCharType="separate"/>
    </w:r>
    <w:r w:rsidRPr="00EC19C3">
      <w:rPr>
        <w:sz w:val="22"/>
        <w:szCs w:val="22"/>
      </w:rPr>
      <w:t>10</w:t>
    </w:r>
    <w:r w:rsidRPr="00EC19C3">
      <w:rPr>
        <w:sz w:val="22"/>
        <w:szCs w:val="22"/>
      </w:rPr>
      <w:fldChar w:fldCharType="end"/>
    </w:r>
    <w:r w:rsidRPr="00EC19C3">
      <w:rPr>
        <w:sz w:val="22"/>
        <w:szCs w:val="22"/>
      </w:rPr>
      <w:t xml:space="preserve"> of </w:t>
    </w:r>
    <w:r w:rsidRPr="00EC19C3">
      <w:rPr>
        <w:sz w:val="22"/>
        <w:szCs w:val="22"/>
      </w:rPr>
      <w:fldChar w:fldCharType="begin"/>
    </w:r>
    <w:r w:rsidRPr="00EC19C3">
      <w:rPr>
        <w:sz w:val="22"/>
        <w:szCs w:val="22"/>
      </w:rPr>
      <w:instrText xml:space="preserve"> NUMPAGES  </w:instrText>
    </w:r>
    <w:r w:rsidRPr="00EC19C3">
      <w:rPr>
        <w:sz w:val="22"/>
        <w:szCs w:val="22"/>
      </w:rPr>
      <w:fldChar w:fldCharType="separate"/>
    </w:r>
    <w:r w:rsidRPr="00EC19C3">
      <w:rPr>
        <w:sz w:val="22"/>
        <w:szCs w:val="22"/>
      </w:rPr>
      <w:t>38</w:t>
    </w:r>
    <w:r w:rsidRPr="00EC19C3">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9C00F" w14:textId="77777777" w:rsidR="006725C1" w:rsidRDefault="006725C1" w:rsidP="00EC19C3">
      <w:r>
        <w:separator/>
      </w:r>
    </w:p>
  </w:footnote>
  <w:footnote w:type="continuationSeparator" w:id="0">
    <w:p w14:paraId="207872EF" w14:textId="77777777" w:rsidR="006725C1" w:rsidRDefault="006725C1" w:rsidP="00EC1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2331" w14:textId="77777777" w:rsidR="00B033FC" w:rsidRPr="003861A0" w:rsidRDefault="00B033FC" w:rsidP="00EC19C3">
    <w:pPr>
      <w:jc w:val="right"/>
      <w:rPr>
        <w:b/>
      </w:rPr>
    </w:pPr>
    <w:r w:rsidRPr="003861A0">
      <w:t>Attachment A1</w:t>
    </w:r>
  </w:p>
  <w:p w14:paraId="58CAB858" w14:textId="4875284D" w:rsidR="004E42D0" w:rsidRDefault="00B033FC" w:rsidP="00EC19C3">
    <w:pPr>
      <w:jc w:val="right"/>
    </w:pPr>
    <w:r w:rsidRPr="003861A0">
      <w:t>DARS Tracking Number: 2026-O</w:t>
    </w:r>
    <w:r w:rsidR="0005364A">
      <w:t>0043</w:t>
    </w:r>
  </w:p>
  <w:p w14:paraId="3F34B690" w14:textId="16265D01" w:rsidR="00B033FC" w:rsidRPr="003861A0" w:rsidRDefault="00B033FC" w:rsidP="00EC19C3">
    <w:pPr>
      <w:jc w:val="right"/>
      <w:rPr>
        <w:b/>
      </w:rPr>
    </w:pPr>
    <w:r w:rsidRPr="003861A0">
      <w:t xml:space="preserve">Revolutionary Federal Acquisition Regulation (FAR) Overhaul Part </w:t>
    </w:r>
    <w:r>
      <w:t>4</w:t>
    </w:r>
  </w:p>
  <w:p w14:paraId="644C81A9" w14:textId="15BCDC7B" w:rsidR="00B033FC" w:rsidRPr="003861A0" w:rsidRDefault="00B033FC" w:rsidP="00EC19C3">
    <w:pPr>
      <w:jc w:val="right"/>
      <w:rPr>
        <w:b/>
        <w:sz w:val="20"/>
      </w:rPr>
    </w:pPr>
    <w:r w:rsidRPr="003861A0">
      <w:t>Defense FAR Supplement (DFARS) Part 2</w:t>
    </w:r>
    <w:r w:rsidR="00F73271">
      <w:t>04</w:t>
    </w:r>
  </w:p>
  <w:p w14:paraId="4B756DE4" w14:textId="77777777" w:rsidR="00B033FC" w:rsidRDefault="00B033FC" w:rsidP="00A417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4BC0"/>
    <w:multiLevelType w:val="hybridMultilevel"/>
    <w:tmpl w:val="8EEA201E"/>
    <w:lvl w:ilvl="0" w:tplc="6C16262C">
      <w:start w:val="1"/>
      <w:numFmt w:val="bullet"/>
      <w:lvlText w:val=""/>
      <w:lvlJc w:val="left"/>
      <w:pPr>
        <w:ind w:left="1080" w:hanging="360"/>
      </w:pPr>
      <w:rPr>
        <w:rFonts w:ascii="Symbol" w:hAnsi="Symbol"/>
      </w:rPr>
    </w:lvl>
    <w:lvl w:ilvl="1" w:tplc="ABD6D412">
      <w:start w:val="1"/>
      <w:numFmt w:val="bullet"/>
      <w:lvlText w:val=""/>
      <w:lvlJc w:val="left"/>
      <w:pPr>
        <w:ind w:left="1080" w:hanging="360"/>
      </w:pPr>
      <w:rPr>
        <w:rFonts w:ascii="Symbol" w:hAnsi="Symbol"/>
      </w:rPr>
    </w:lvl>
    <w:lvl w:ilvl="2" w:tplc="637CE2A8">
      <w:start w:val="1"/>
      <w:numFmt w:val="bullet"/>
      <w:lvlText w:val=""/>
      <w:lvlJc w:val="left"/>
      <w:pPr>
        <w:ind w:left="1080" w:hanging="360"/>
      </w:pPr>
      <w:rPr>
        <w:rFonts w:ascii="Symbol" w:hAnsi="Symbol"/>
      </w:rPr>
    </w:lvl>
    <w:lvl w:ilvl="3" w:tplc="06842E6C">
      <w:start w:val="1"/>
      <w:numFmt w:val="bullet"/>
      <w:lvlText w:val=""/>
      <w:lvlJc w:val="left"/>
      <w:pPr>
        <w:ind w:left="1080" w:hanging="360"/>
      </w:pPr>
      <w:rPr>
        <w:rFonts w:ascii="Symbol" w:hAnsi="Symbol"/>
      </w:rPr>
    </w:lvl>
    <w:lvl w:ilvl="4" w:tplc="3C7E282E">
      <w:start w:val="1"/>
      <w:numFmt w:val="bullet"/>
      <w:lvlText w:val=""/>
      <w:lvlJc w:val="left"/>
      <w:pPr>
        <w:ind w:left="1080" w:hanging="360"/>
      </w:pPr>
      <w:rPr>
        <w:rFonts w:ascii="Symbol" w:hAnsi="Symbol"/>
      </w:rPr>
    </w:lvl>
    <w:lvl w:ilvl="5" w:tplc="D5FA7DE8">
      <w:start w:val="1"/>
      <w:numFmt w:val="bullet"/>
      <w:lvlText w:val=""/>
      <w:lvlJc w:val="left"/>
      <w:pPr>
        <w:ind w:left="1080" w:hanging="360"/>
      </w:pPr>
      <w:rPr>
        <w:rFonts w:ascii="Symbol" w:hAnsi="Symbol"/>
      </w:rPr>
    </w:lvl>
    <w:lvl w:ilvl="6" w:tplc="B3F44182">
      <w:start w:val="1"/>
      <w:numFmt w:val="bullet"/>
      <w:lvlText w:val=""/>
      <w:lvlJc w:val="left"/>
      <w:pPr>
        <w:ind w:left="1080" w:hanging="360"/>
      </w:pPr>
      <w:rPr>
        <w:rFonts w:ascii="Symbol" w:hAnsi="Symbol"/>
      </w:rPr>
    </w:lvl>
    <w:lvl w:ilvl="7" w:tplc="8D266F9E">
      <w:start w:val="1"/>
      <w:numFmt w:val="bullet"/>
      <w:lvlText w:val=""/>
      <w:lvlJc w:val="left"/>
      <w:pPr>
        <w:ind w:left="1080" w:hanging="360"/>
      </w:pPr>
      <w:rPr>
        <w:rFonts w:ascii="Symbol" w:hAnsi="Symbol"/>
      </w:rPr>
    </w:lvl>
    <w:lvl w:ilvl="8" w:tplc="78C48140">
      <w:start w:val="1"/>
      <w:numFmt w:val="bullet"/>
      <w:lvlText w:val=""/>
      <w:lvlJc w:val="left"/>
      <w:pPr>
        <w:ind w:left="1080" w:hanging="360"/>
      </w:pPr>
      <w:rPr>
        <w:rFonts w:ascii="Symbol" w:hAnsi="Symbol"/>
      </w:rPr>
    </w:lvl>
  </w:abstractNum>
  <w:abstractNum w:abstractNumId="1" w15:restartNumberingAfterBreak="0">
    <w:nsid w:val="08E86A5D"/>
    <w:multiLevelType w:val="hybridMultilevel"/>
    <w:tmpl w:val="845AE26E"/>
    <w:lvl w:ilvl="0" w:tplc="4D2E40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FB38F3"/>
    <w:multiLevelType w:val="hybridMultilevel"/>
    <w:tmpl w:val="C80051AA"/>
    <w:lvl w:ilvl="0" w:tplc="D2EAF8C2">
      <w:start w:val="1"/>
      <w:numFmt w:val="upperLetter"/>
      <w:lvlText w:val="(%1)"/>
      <w:lvlJc w:val="left"/>
      <w:pPr>
        <w:ind w:left="1620" w:hanging="405"/>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3" w15:restartNumberingAfterBreak="0">
    <w:nsid w:val="322F6458"/>
    <w:multiLevelType w:val="hybridMultilevel"/>
    <w:tmpl w:val="E6D406CA"/>
    <w:lvl w:ilvl="0" w:tplc="C9AEA510">
      <w:start w:val="1"/>
      <w:numFmt w:val="upperLetter"/>
      <w:lvlText w:val="(%1)"/>
      <w:lvlJc w:val="left"/>
      <w:pPr>
        <w:ind w:left="400" w:hanging="40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64B13B6"/>
    <w:multiLevelType w:val="hybridMultilevel"/>
    <w:tmpl w:val="A4A243B2"/>
    <w:lvl w:ilvl="0" w:tplc="96A00914">
      <w:start w:val="1"/>
      <w:numFmt w:val="bullet"/>
      <w:lvlText w:val=""/>
      <w:lvlJc w:val="left"/>
      <w:pPr>
        <w:ind w:left="1080" w:hanging="360"/>
      </w:pPr>
      <w:rPr>
        <w:rFonts w:ascii="Symbol" w:hAnsi="Symbol"/>
      </w:rPr>
    </w:lvl>
    <w:lvl w:ilvl="1" w:tplc="C822443C">
      <w:start w:val="1"/>
      <w:numFmt w:val="bullet"/>
      <w:lvlText w:val=""/>
      <w:lvlJc w:val="left"/>
      <w:pPr>
        <w:ind w:left="1080" w:hanging="360"/>
      </w:pPr>
      <w:rPr>
        <w:rFonts w:ascii="Symbol" w:hAnsi="Symbol"/>
      </w:rPr>
    </w:lvl>
    <w:lvl w:ilvl="2" w:tplc="1C1E2840">
      <w:start w:val="1"/>
      <w:numFmt w:val="bullet"/>
      <w:lvlText w:val=""/>
      <w:lvlJc w:val="left"/>
      <w:pPr>
        <w:ind w:left="1080" w:hanging="360"/>
      </w:pPr>
      <w:rPr>
        <w:rFonts w:ascii="Symbol" w:hAnsi="Symbol"/>
      </w:rPr>
    </w:lvl>
    <w:lvl w:ilvl="3" w:tplc="8206922A">
      <w:start w:val="1"/>
      <w:numFmt w:val="bullet"/>
      <w:lvlText w:val=""/>
      <w:lvlJc w:val="left"/>
      <w:pPr>
        <w:ind w:left="1080" w:hanging="360"/>
      </w:pPr>
      <w:rPr>
        <w:rFonts w:ascii="Symbol" w:hAnsi="Symbol"/>
      </w:rPr>
    </w:lvl>
    <w:lvl w:ilvl="4" w:tplc="D05CF3C0">
      <w:start w:val="1"/>
      <w:numFmt w:val="bullet"/>
      <w:lvlText w:val=""/>
      <w:lvlJc w:val="left"/>
      <w:pPr>
        <w:ind w:left="1080" w:hanging="360"/>
      </w:pPr>
      <w:rPr>
        <w:rFonts w:ascii="Symbol" w:hAnsi="Symbol"/>
      </w:rPr>
    </w:lvl>
    <w:lvl w:ilvl="5" w:tplc="8EFE1E0C">
      <w:start w:val="1"/>
      <w:numFmt w:val="bullet"/>
      <w:lvlText w:val=""/>
      <w:lvlJc w:val="left"/>
      <w:pPr>
        <w:ind w:left="1080" w:hanging="360"/>
      </w:pPr>
      <w:rPr>
        <w:rFonts w:ascii="Symbol" w:hAnsi="Symbol"/>
      </w:rPr>
    </w:lvl>
    <w:lvl w:ilvl="6" w:tplc="321E17B6">
      <w:start w:val="1"/>
      <w:numFmt w:val="bullet"/>
      <w:lvlText w:val=""/>
      <w:lvlJc w:val="left"/>
      <w:pPr>
        <w:ind w:left="1080" w:hanging="360"/>
      </w:pPr>
      <w:rPr>
        <w:rFonts w:ascii="Symbol" w:hAnsi="Symbol"/>
      </w:rPr>
    </w:lvl>
    <w:lvl w:ilvl="7" w:tplc="12EC45B6">
      <w:start w:val="1"/>
      <w:numFmt w:val="bullet"/>
      <w:lvlText w:val=""/>
      <w:lvlJc w:val="left"/>
      <w:pPr>
        <w:ind w:left="1080" w:hanging="360"/>
      </w:pPr>
      <w:rPr>
        <w:rFonts w:ascii="Symbol" w:hAnsi="Symbol"/>
      </w:rPr>
    </w:lvl>
    <w:lvl w:ilvl="8" w:tplc="B63A6204">
      <w:start w:val="1"/>
      <w:numFmt w:val="bullet"/>
      <w:lvlText w:val=""/>
      <w:lvlJc w:val="left"/>
      <w:pPr>
        <w:ind w:left="1080" w:hanging="360"/>
      </w:pPr>
      <w:rPr>
        <w:rFonts w:ascii="Symbol" w:hAnsi="Symbol"/>
      </w:rPr>
    </w:lvl>
  </w:abstractNum>
  <w:abstractNum w:abstractNumId="5" w15:restartNumberingAfterBreak="0">
    <w:nsid w:val="42016389"/>
    <w:multiLevelType w:val="hybridMultilevel"/>
    <w:tmpl w:val="AE7669C2"/>
    <w:lvl w:ilvl="0" w:tplc="917CB302">
      <w:start w:val="1"/>
      <w:numFmt w:val="bullet"/>
      <w:lvlText w:val=""/>
      <w:lvlJc w:val="left"/>
      <w:pPr>
        <w:ind w:left="1080" w:hanging="360"/>
      </w:pPr>
      <w:rPr>
        <w:rFonts w:ascii="Symbol" w:hAnsi="Symbol"/>
      </w:rPr>
    </w:lvl>
    <w:lvl w:ilvl="1" w:tplc="F27C00B2">
      <w:start w:val="1"/>
      <w:numFmt w:val="bullet"/>
      <w:lvlText w:val=""/>
      <w:lvlJc w:val="left"/>
      <w:pPr>
        <w:ind w:left="1080" w:hanging="360"/>
      </w:pPr>
      <w:rPr>
        <w:rFonts w:ascii="Symbol" w:hAnsi="Symbol"/>
      </w:rPr>
    </w:lvl>
    <w:lvl w:ilvl="2" w:tplc="2DF45352">
      <w:start w:val="1"/>
      <w:numFmt w:val="bullet"/>
      <w:lvlText w:val=""/>
      <w:lvlJc w:val="left"/>
      <w:pPr>
        <w:ind w:left="1080" w:hanging="360"/>
      </w:pPr>
      <w:rPr>
        <w:rFonts w:ascii="Symbol" w:hAnsi="Symbol"/>
      </w:rPr>
    </w:lvl>
    <w:lvl w:ilvl="3" w:tplc="CB38C91C">
      <w:start w:val="1"/>
      <w:numFmt w:val="bullet"/>
      <w:lvlText w:val=""/>
      <w:lvlJc w:val="left"/>
      <w:pPr>
        <w:ind w:left="1080" w:hanging="360"/>
      </w:pPr>
      <w:rPr>
        <w:rFonts w:ascii="Symbol" w:hAnsi="Symbol"/>
      </w:rPr>
    </w:lvl>
    <w:lvl w:ilvl="4" w:tplc="CD78FB12">
      <w:start w:val="1"/>
      <w:numFmt w:val="bullet"/>
      <w:lvlText w:val=""/>
      <w:lvlJc w:val="left"/>
      <w:pPr>
        <w:ind w:left="1080" w:hanging="360"/>
      </w:pPr>
      <w:rPr>
        <w:rFonts w:ascii="Symbol" w:hAnsi="Symbol"/>
      </w:rPr>
    </w:lvl>
    <w:lvl w:ilvl="5" w:tplc="8AAA1D76">
      <w:start w:val="1"/>
      <w:numFmt w:val="bullet"/>
      <w:lvlText w:val=""/>
      <w:lvlJc w:val="left"/>
      <w:pPr>
        <w:ind w:left="1080" w:hanging="360"/>
      </w:pPr>
      <w:rPr>
        <w:rFonts w:ascii="Symbol" w:hAnsi="Symbol"/>
      </w:rPr>
    </w:lvl>
    <w:lvl w:ilvl="6" w:tplc="A454CE90">
      <w:start w:val="1"/>
      <w:numFmt w:val="bullet"/>
      <w:lvlText w:val=""/>
      <w:lvlJc w:val="left"/>
      <w:pPr>
        <w:ind w:left="1080" w:hanging="360"/>
      </w:pPr>
      <w:rPr>
        <w:rFonts w:ascii="Symbol" w:hAnsi="Symbol"/>
      </w:rPr>
    </w:lvl>
    <w:lvl w:ilvl="7" w:tplc="29AAD58A">
      <w:start w:val="1"/>
      <w:numFmt w:val="bullet"/>
      <w:lvlText w:val=""/>
      <w:lvlJc w:val="left"/>
      <w:pPr>
        <w:ind w:left="1080" w:hanging="360"/>
      </w:pPr>
      <w:rPr>
        <w:rFonts w:ascii="Symbol" w:hAnsi="Symbol"/>
      </w:rPr>
    </w:lvl>
    <w:lvl w:ilvl="8" w:tplc="CB422C22">
      <w:start w:val="1"/>
      <w:numFmt w:val="bullet"/>
      <w:lvlText w:val=""/>
      <w:lvlJc w:val="left"/>
      <w:pPr>
        <w:ind w:left="1080" w:hanging="360"/>
      </w:pPr>
      <w:rPr>
        <w:rFonts w:ascii="Symbol" w:hAnsi="Symbol"/>
      </w:rPr>
    </w:lvl>
  </w:abstractNum>
  <w:abstractNum w:abstractNumId="6" w15:restartNumberingAfterBreak="0">
    <w:nsid w:val="5DD036F4"/>
    <w:multiLevelType w:val="hybridMultilevel"/>
    <w:tmpl w:val="E4C0158E"/>
    <w:lvl w:ilvl="0" w:tplc="4928EF80">
      <w:start w:val="1"/>
      <w:numFmt w:val="bullet"/>
      <w:lvlText w:val=""/>
      <w:lvlJc w:val="left"/>
      <w:pPr>
        <w:ind w:left="1080" w:hanging="360"/>
      </w:pPr>
      <w:rPr>
        <w:rFonts w:ascii="Symbol" w:hAnsi="Symbol"/>
      </w:rPr>
    </w:lvl>
    <w:lvl w:ilvl="1" w:tplc="A244BB98">
      <w:start w:val="1"/>
      <w:numFmt w:val="bullet"/>
      <w:lvlText w:val=""/>
      <w:lvlJc w:val="left"/>
      <w:pPr>
        <w:ind w:left="1080" w:hanging="360"/>
      </w:pPr>
      <w:rPr>
        <w:rFonts w:ascii="Symbol" w:hAnsi="Symbol"/>
      </w:rPr>
    </w:lvl>
    <w:lvl w:ilvl="2" w:tplc="3FB213EE">
      <w:start w:val="1"/>
      <w:numFmt w:val="bullet"/>
      <w:lvlText w:val=""/>
      <w:lvlJc w:val="left"/>
      <w:pPr>
        <w:ind w:left="1080" w:hanging="360"/>
      </w:pPr>
      <w:rPr>
        <w:rFonts w:ascii="Symbol" w:hAnsi="Symbol"/>
      </w:rPr>
    </w:lvl>
    <w:lvl w:ilvl="3" w:tplc="E6D07BCC">
      <w:start w:val="1"/>
      <w:numFmt w:val="bullet"/>
      <w:lvlText w:val=""/>
      <w:lvlJc w:val="left"/>
      <w:pPr>
        <w:ind w:left="1080" w:hanging="360"/>
      </w:pPr>
      <w:rPr>
        <w:rFonts w:ascii="Symbol" w:hAnsi="Symbol"/>
      </w:rPr>
    </w:lvl>
    <w:lvl w:ilvl="4" w:tplc="A58EECB0">
      <w:start w:val="1"/>
      <w:numFmt w:val="bullet"/>
      <w:lvlText w:val=""/>
      <w:lvlJc w:val="left"/>
      <w:pPr>
        <w:ind w:left="1080" w:hanging="360"/>
      </w:pPr>
      <w:rPr>
        <w:rFonts w:ascii="Symbol" w:hAnsi="Symbol"/>
      </w:rPr>
    </w:lvl>
    <w:lvl w:ilvl="5" w:tplc="E5A485EA">
      <w:start w:val="1"/>
      <w:numFmt w:val="bullet"/>
      <w:lvlText w:val=""/>
      <w:lvlJc w:val="left"/>
      <w:pPr>
        <w:ind w:left="1080" w:hanging="360"/>
      </w:pPr>
      <w:rPr>
        <w:rFonts w:ascii="Symbol" w:hAnsi="Symbol"/>
      </w:rPr>
    </w:lvl>
    <w:lvl w:ilvl="6" w:tplc="D1C065BC">
      <w:start w:val="1"/>
      <w:numFmt w:val="bullet"/>
      <w:lvlText w:val=""/>
      <w:lvlJc w:val="left"/>
      <w:pPr>
        <w:ind w:left="1080" w:hanging="360"/>
      </w:pPr>
      <w:rPr>
        <w:rFonts w:ascii="Symbol" w:hAnsi="Symbol"/>
      </w:rPr>
    </w:lvl>
    <w:lvl w:ilvl="7" w:tplc="5936F992">
      <w:start w:val="1"/>
      <w:numFmt w:val="bullet"/>
      <w:lvlText w:val=""/>
      <w:lvlJc w:val="left"/>
      <w:pPr>
        <w:ind w:left="1080" w:hanging="360"/>
      </w:pPr>
      <w:rPr>
        <w:rFonts w:ascii="Symbol" w:hAnsi="Symbol"/>
      </w:rPr>
    </w:lvl>
    <w:lvl w:ilvl="8" w:tplc="F8AEBA02">
      <w:start w:val="1"/>
      <w:numFmt w:val="bullet"/>
      <w:lvlText w:val=""/>
      <w:lvlJc w:val="left"/>
      <w:pPr>
        <w:ind w:left="1080" w:hanging="360"/>
      </w:pPr>
      <w:rPr>
        <w:rFonts w:ascii="Symbol" w:hAnsi="Symbol"/>
      </w:rPr>
    </w:lvl>
  </w:abstractNum>
  <w:abstractNum w:abstractNumId="7" w15:restartNumberingAfterBreak="0">
    <w:nsid w:val="66994BC6"/>
    <w:multiLevelType w:val="hybridMultilevel"/>
    <w:tmpl w:val="66EAB51C"/>
    <w:lvl w:ilvl="0" w:tplc="A90E2D9E">
      <w:start w:val="1"/>
      <w:numFmt w:val="bullet"/>
      <w:lvlText w:val=""/>
      <w:lvlJc w:val="left"/>
      <w:pPr>
        <w:ind w:left="1080" w:hanging="360"/>
      </w:pPr>
      <w:rPr>
        <w:rFonts w:ascii="Symbol" w:hAnsi="Symbol"/>
      </w:rPr>
    </w:lvl>
    <w:lvl w:ilvl="1" w:tplc="62FE3E7C">
      <w:start w:val="1"/>
      <w:numFmt w:val="bullet"/>
      <w:lvlText w:val=""/>
      <w:lvlJc w:val="left"/>
      <w:pPr>
        <w:ind w:left="1080" w:hanging="360"/>
      </w:pPr>
      <w:rPr>
        <w:rFonts w:ascii="Symbol" w:hAnsi="Symbol"/>
      </w:rPr>
    </w:lvl>
    <w:lvl w:ilvl="2" w:tplc="659EEF9E">
      <w:start w:val="1"/>
      <w:numFmt w:val="bullet"/>
      <w:lvlText w:val=""/>
      <w:lvlJc w:val="left"/>
      <w:pPr>
        <w:ind w:left="1080" w:hanging="360"/>
      </w:pPr>
      <w:rPr>
        <w:rFonts w:ascii="Symbol" w:hAnsi="Symbol"/>
      </w:rPr>
    </w:lvl>
    <w:lvl w:ilvl="3" w:tplc="FFC85C4C">
      <w:start w:val="1"/>
      <w:numFmt w:val="bullet"/>
      <w:lvlText w:val=""/>
      <w:lvlJc w:val="left"/>
      <w:pPr>
        <w:ind w:left="1080" w:hanging="360"/>
      </w:pPr>
      <w:rPr>
        <w:rFonts w:ascii="Symbol" w:hAnsi="Symbol"/>
      </w:rPr>
    </w:lvl>
    <w:lvl w:ilvl="4" w:tplc="4B904068">
      <w:start w:val="1"/>
      <w:numFmt w:val="bullet"/>
      <w:lvlText w:val=""/>
      <w:lvlJc w:val="left"/>
      <w:pPr>
        <w:ind w:left="1080" w:hanging="360"/>
      </w:pPr>
      <w:rPr>
        <w:rFonts w:ascii="Symbol" w:hAnsi="Symbol"/>
      </w:rPr>
    </w:lvl>
    <w:lvl w:ilvl="5" w:tplc="325E906A">
      <w:start w:val="1"/>
      <w:numFmt w:val="bullet"/>
      <w:lvlText w:val=""/>
      <w:lvlJc w:val="left"/>
      <w:pPr>
        <w:ind w:left="1080" w:hanging="360"/>
      </w:pPr>
      <w:rPr>
        <w:rFonts w:ascii="Symbol" w:hAnsi="Symbol"/>
      </w:rPr>
    </w:lvl>
    <w:lvl w:ilvl="6" w:tplc="A3C68FD4">
      <w:start w:val="1"/>
      <w:numFmt w:val="bullet"/>
      <w:lvlText w:val=""/>
      <w:lvlJc w:val="left"/>
      <w:pPr>
        <w:ind w:left="1080" w:hanging="360"/>
      </w:pPr>
      <w:rPr>
        <w:rFonts w:ascii="Symbol" w:hAnsi="Symbol"/>
      </w:rPr>
    </w:lvl>
    <w:lvl w:ilvl="7" w:tplc="25F69766">
      <w:start w:val="1"/>
      <w:numFmt w:val="bullet"/>
      <w:lvlText w:val=""/>
      <w:lvlJc w:val="left"/>
      <w:pPr>
        <w:ind w:left="1080" w:hanging="360"/>
      </w:pPr>
      <w:rPr>
        <w:rFonts w:ascii="Symbol" w:hAnsi="Symbol"/>
      </w:rPr>
    </w:lvl>
    <w:lvl w:ilvl="8" w:tplc="BBC4F3F2">
      <w:start w:val="1"/>
      <w:numFmt w:val="bullet"/>
      <w:lvlText w:val=""/>
      <w:lvlJc w:val="left"/>
      <w:pPr>
        <w:ind w:left="1080" w:hanging="360"/>
      </w:pPr>
      <w:rPr>
        <w:rFonts w:ascii="Symbol" w:hAnsi="Symbol"/>
      </w:rPr>
    </w:lvl>
  </w:abstractNum>
  <w:abstractNum w:abstractNumId="8" w15:restartNumberingAfterBreak="0">
    <w:nsid w:val="73955D41"/>
    <w:multiLevelType w:val="hybridMultilevel"/>
    <w:tmpl w:val="B3A8D024"/>
    <w:lvl w:ilvl="0" w:tplc="9AFC30D6">
      <w:start w:val="1"/>
      <w:numFmt w:val="bullet"/>
      <w:lvlText w:val=""/>
      <w:lvlJc w:val="left"/>
      <w:pPr>
        <w:ind w:left="1080" w:hanging="360"/>
      </w:pPr>
      <w:rPr>
        <w:rFonts w:ascii="Symbol" w:hAnsi="Symbol"/>
      </w:rPr>
    </w:lvl>
    <w:lvl w:ilvl="1" w:tplc="E4E81FAC">
      <w:start w:val="1"/>
      <w:numFmt w:val="bullet"/>
      <w:lvlText w:val=""/>
      <w:lvlJc w:val="left"/>
      <w:pPr>
        <w:ind w:left="1080" w:hanging="360"/>
      </w:pPr>
      <w:rPr>
        <w:rFonts w:ascii="Symbol" w:hAnsi="Symbol"/>
      </w:rPr>
    </w:lvl>
    <w:lvl w:ilvl="2" w:tplc="523E8ADE">
      <w:start w:val="1"/>
      <w:numFmt w:val="bullet"/>
      <w:lvlText w:val=""/>
      <w:lvlJc w:val="left"/>
      <w:pPr>
        <w:ind w:left="1080" w:hanging="360"/>
      </w:pPr>
      <w:rPr>
        <w:rFonts w:ascii="Symbol" w:hAnsi="Symbol"/>
      </w:rPr>
    </w:lvl>
    <w:lvl w:ilvl="3" w:tplc="E8C2EA36">
      <w:start w:val="1"/>
      <w:numFmt w:val="bullet"/>
      <w:lvlText w:val=""/>
      <w:lvlJc w:val="left"/>
      <w:pPr>
        <w:ind w:left="1080" w:hanging="360"/>
      </w:pPr>
      <w:rPr>
        <w:rFonts w:ascii="Symbol" w:hAnsi="Symbol"/>
      </w:rPr>
    </w:lvl>
    <w:lvl w:ilvl="4" w:tplc="CD6076FE">
      <w:start w:val="1"/>
      <w:numFmt w:val="bullet"/>
      <w:lvlText w:val=""/>
      <w:lvlJc w:val="left"/>
      <w:pPr>
        <w:ind w:left="1080" w:hanging="360"/>
      </w:pPr>
      <w:rPr>
        <w:rFonts w:ascii="Symbol" w:hAnsi="Symbol"/>
      </w:rPr>
    </w:lvl>
    <w:lvl w:ilvl="5" w:tplc="923A65F2">
      <w:start w:val="1"/>
      <w:numFmt w:val="bullet"/>
      <w:lvlText w:val=""/>
      <w:lvlJc w:val="left"/>
      <w:pPr>
        <w:ind w:left="1080" w:hanging="360"/>
      </w:pPr>
      <w:rPr>
        <w:rFonts w:ascii="Symbol" w:hAnsi="Symbol"/>
      </w:rPr>
    </w:lvl>
    <w:lvl w:ilvl="6" w:tplc="6F5A48D0">
      <w:start w:val="1"/>
      <w:numFmt w:val="bullet"/>
      <w:lvlText w:val=""/>
      <w:lvlJc w:val="left"/>
      <w:pPr>
        <w:ind w:left="1080" w:hanging="360"/>
      </w:pPr>
      <w:rPr>
        <w:rFonts w:ascii="Symbol" w:hAnsi="Symbol"/>
      </w:rPr>
    </w:lvl>
    <w:lvl w:ilvl="7" w:tplc="BF4E8836">
      <w:start w:val="1"/>
      <w:numFmt w:val="bullet"/>
      <w:lvlText w:val=""/>
      <w:lvlJc w:val="left"/>
      <w:pPr>
        <w:ind w:left="1080" w:hanging="360"/>
      </w:pPr>
      <w:rPr>
        <w:rFonts w:ascii="Symbol" w:hAnsi="Symbol"/>
      </w:rPr>
    </w:lvl>
    <w:lvl w:ilvl="8" w:tplc="0D503A6A">
      <w:start w:val="1"/>
      <w:numFmt w:val="bullet"/>
      <w:lvlText w:val=""/>
      <w:lvlJc w:val="left"/>
      <w:pPr>
        <w:ind w:left="1080" w:hanging="360"/>
      </w:pPr>
      <w:rPr>
        <w:rFonts w:ascii="Symbol" w:hAnsi="Symbol"/>
      </w:rPr>
    </w:lvl>
  </w:abstractNum>
  <w:abstractNum w:abstractNumId="9" w15:restartNumberingAfterBreak="0">
    <w:nsid w:val="7EA43343"/>
    <w:multiLevelType w:val="hybridMultilevel"/>
    <w:tmpl w:val="7A965864"/>
    <w:lvl w:ilvl="0" w:tplc="8E3C1F36">
      <w:start w:val="1"/>
      <w:numFmt w:val="bullet"/>
      <w:lvlText w:val=""/>
      <w:lvlJc w:val="left"/>
      <w:pPr>
        <w:ind w:left="1080" w:hanging="360"/>
      </w:pPr>
      <w:rPr>
        <w:rFonts w:ascii="Symbol" w:hAnsi="Symbol"/>
      </w:rPr>
    </w:lvl>
    <w:lvl w:ilvl="1" w:tplc="D2302FD4">
      <w:start w:val="1"/>
      <w:numFmt w:val="bullet"/>
      <w:lvlText w:val=""/>
      <w:lvlJc w:val="left"/>
      <w:pPr>
        <w:ind w:left="1080" w:hanging="360"/>
      </w:pPr>
      <w:rPr>
        <w:rFonts w:ascii="Symbol" w:hAnsi="Symbol"/>
      </w:rPr>
    </w:lvl>
    <w:lvl w:ilvl="2" w:tplc="2F32DCB2">
      <w:start w:val="1"/>
      <w:numFmt w:val="bullet"/>
      <w:lvlText w:val=""/>
      <w:lvlJc w:val="left"/>
      <w:pPr>
        <w:ind w:left="1080" w:hanging="360"/>
      </w:pPr>
      <w:rPr>
        <w:rFonts w:ascii="Symbol" w:hAnsi="Symbol"/>
      </w:rPr>
    </w:lvl>
    <w:lvl w:ilvl="3" w:tplc="431CE2FA">
      <w:start w:val="1"/>
      <w:numFmt w:val="bullet"/>
      <w:lvlText w:val=""/>
      <w:lvlJc w:val="left"/>
      <w:pPr>
        <w:ind w:left="1080" w:hanging="360"/>
      </w:pPr>
      <w:rPr>
        <w:rFonts w:ascii="Symbol" w:hAnsi="Symbol"/>
      </w:rPr>
    </w:lvl>
    <w:lvl w:ilvl="4" w:tplc="29B46844">
      <w:start w:val="1"/>
      <w:numFmt w:val="bullet"/>
      <w:lvlText w:val=""/>
      <w:lvlJc w:val="left"/>
      <w:pPr>
        <w:ind w:left="1080" w:hanging="360"/>
      </w:pPr>
      <w:rPr>
        <w:rFonts w:ascii="Symbol" w:hAnsi="Symbol"/>
      </w:rPr>
    </w:lvl>
    <w:lvl w:ilvl="5" w:tplc="97D441B6">
      <w:start w:val="1"/>
      <w:numFmt w:val="bullet"/>
      <w:lvlText w:val=""/>
      <w:lvlJc w:val="left"/>
      <w:pPr>
        <w:ind w:left="1080" w:hanging="360"/>
      </w:pPr>
      <w:rPr>
        <w:rFonts w:ascii="Symbol" w:hAnsi="Symbol"/>
      </w:rPr>
    </w:lvl>
    <w:lvl w:ilvl="6" w:tplc="2D5A3258">
      <w:start w:val="1"/>
      <w:numFmt w:val="bullet"/>
      <w:lvlText w:val=""/>
      <w:lvlJc w:val="left"/>
      <w:pPr>
        <w:ind w:left="1080" w:hanging="360"/>
      </w:pPr>
      <w:rPr>
        <w:rFonts w:ascii="Symbol" w:hAnsi="Symbol"/>
      </w:rPr>
    </w:lvl>
    <w:lvl w:ilvl="7" w:tplc="A1C6912C">
      <w:start w:val="1"/>
      <w:numFmt w:val="bullet"/>
      <w:lvlText w:val=""/>
      <w:lvlJc w:val="left"/>
      <w:pPr>
        <w:ind w:left="1080" w:hanging="360"/>
      </w:pPr>
      <w:rPr>
        <w:rFonts w:ascii="Symbol" w:hAnsi="Symbol"/>
      </w:rPr>
    </w:lvl>
    <w:lvl w:ilvl="8" w:tplc="EE7E1A2A">
      <w:start w:val="1"/>
      <w:numFmt w:val="bullet"/>
      <w:lvlText w:val=""/>
      <w:lvlJc w:val="left"/>
      <w:pPr>
        <w:ind w:left="1080" w:hanging="360"/>
      </w:pPr>
      <w:rPr>
        <w:rFonts w:ascii="Symbol" w:hAnsi="Symbol"/>
      </w:rPr>
    </w:lvl>
  </w:abstractNum>
  <w:abstractNum w:abstractNumId="10" w15:restartNumberingAfterBreak="0">
    <w:nsid w:val="7F5127EC"/>
    <w:multiLevelType w:val="hybridMultilevel"/>
    <w:tmpl w:val="7FEE4FF4"/>
    <w:lvl w:ilvl="0" w:tplc="91D87476">
      <w:start w:val="1"/>
      <w:numFmt w:val="bullet"/>
      <w:lvlText w:val=""/>
      <w:lvlJc w:val="left"/>
      <w:pPr>
        <w:ind w:left="1080" w:hanging="360"/>
      </w:pPr>
      <w:rPr>
        <w:rFonts w:ascii="Symbol" w:hAnsi="Symbol"/>
      </w:rPr>
    </w:lvl>
    <w:lvl w:ilvl="1" w:tplc="6A9451EC">
      <w:start w:val="1"/>
      <w:numFmt w:val="bullet"/>
      <w:lvlText w:val=""/>
      <w:lvlJc w:val="left"/>
      <w:pPr>
        <w:ind w:left="1080" w:hanging="360"/>
      </w:pPr>
      <w:rPr>
        <w:rFonts w:ascii="Symbol" w:hAnsi="Symbol"/>
      </w:rPr>
    </w:lvl>
    <w:lvl w:ilvl="2" w:tplc="41C80808">
      <w:start w:val="1"/>
      <w:numFmt w:val="bullet"/>
      <w:lvlText w:val=""/>
      <w:lvlJc w:val="left"/>
      <w:pPr>
        <w:ind w:left="1080" w:hanging="360"/>
      </w:pPr>
      <w:rPr>
        <w:rFonts w:ascii="Symbol" w:hAnsi="Symbol"/>
      </w:rPr>
    </w:lvl>
    <w:lvl w:ilvl="3" w:tplc="55727FAE">
      <w:start w:val="1"/>
      <w:numFmt w:val="bullet"/>
      <w:lvlText w:val=""/>
      <w:lvlJc w:val="left"/>
      <w:pPr>
        <w:ind w:left="1080" w:hanging="360"/>
      </w:pPr>
      <w:rPr>
        <w:rFonts w:ascii="Symbol" w:hAnsi="Symbol"/>
      </w:rPr>
    </w:lvl>
    <w:lvl w:ilvl="4" w:tplc="C2BE684A">
      <w:start w:val="1"/>
      <w:numFmt w:val="bullet"/>
      <w:lvlText w:val=""/>
      <w:lvlJc w:val="left"/>
      <w:pPr>
        <w:ind w:left="1080" w:hanging="360"/>
      </w:pPr>
      <w:rPr>
        <w:rFonts w:ascii="Symbol" w:hAnsi="Symbol"/>
      </w:rPr>
    </w:lvl>
    <w:lvl w:ilvl="5" w:tplc="62224E80">
      <w:start w:val="1"/>
      <w:numFmt w:val="bullet"/>
      <w:lvlText w:val=""/>
      <w:lvlJc w:val="left"/>
      <w:pPr>
        <w:ind w:left="1080" w:hanging="360"/>
      </w:pPr>
      <w:rPr>
        <w:rFonts w:ascii="Symbol" w:hAnsi="Symbol"/>
      </w:rPr>
    </w:lvl>
    <w:lvl w:ilvl="6" w:tplc="D67CCEF0">
      <w:start w:val="1"/>
      <w:numFmt w:val="bullet"/>
      <w:lvlText w:val=""/>
      <w:lvlJc w:val="left"/>
      <w:pPr>
        <w:ind w:left="1080" w:hanging="360"/>
      </w:pPr>
      <w:rPr>
        <w:rFonts w:ascii="Symbol" w:hAnsi="Symbol"/>
      </w:rPr>
    </w:lvl>
    <w:lvl w:ilvl="7" w:tplc="4D5C58E0">
      <w:start w:val="1"/>
      <w:numFmt w:val="bullet"/>
      <w:lvlText w:val=""/>
      <w:lvlJc w:val="left"/>
      <w:pPr>
        <w:ind w:left="1080" w:hanging="360"/>
      </w:pPr>
      <w:rPr>
        <w:rFonts w:ascii="Symbol" w:hAnsi="Symbol"/>
      </w:rPr>
    </w:lvl>
    <w:lvl w:ilvl="8" w:tplc="FB98AD98">
      <w:start w:val="1"/>
      <w:numFmt w:val="bullet"/>
      <w:lvlText w:val=""/>
      <w:lvlJc w:val="left"/>
      <w:pPr>
        <w:ind w:left="1080" w:hanging="360"/>
      </w:pPr>
      <w:rPr>
        <w:rFonts w:ascii="Symbol" w:hAnsi="Symbol"/>
      </w:rPr>
    </w:lvl>
  </w:abstractNum>
  <w:num w:numId="1" w16cid:durableId="1518077103">
    <w:abstractNumId w:val="3"/>
  </w:num>
  <w:num w:numId="2" w16cid:durableId="231503678">
    <w:abstractNumId w:val="2"/>
  </w:num>
  <w:num w:numId="3" w16cid:durableId="1320423675">
    <w:abstractNumId w:val="1"/>
  </w:num>
  <w:num w:numId="4" w16cid:durableId="608050861">
    <w:abstractNumId w:val="7"/>
  </w:num>
  <w:num w:numId="5" w16cid:durableId="1053113101">
    <w:abstractNumId w:val="6"/>
  </w:num>
  <w:num w:numId="6" w16cid:durableId="594289699">
    <w:abstractNumId w:val="8"/>
  </w:num>
  <w:num w:numId="7" w16cid:durableId="1142770640">
    <w:abstractNumId w:val="4"/>
  </w:num>
  <w:num w:numId="8" w16cid:durableId="491944395">
    <w:abstractNumId w:val="9"/>
  </w:num>
  <w:num w:numId="9" w16cid:durableId="138811451">
    <w:abstractNumId w:val="0"/>
  </w:num>
  <w:num w:numId="10" w16cid:durableId="1216820842">
    <w:abstractNumId w:val="5"/>
  </w:num>
  <w:num w:numId="11" w16cid:durableId="56468559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millan, Saleemah M CIV OSD OUSD A-S (USA)">
    <w15:presenceInfo w15:providerId="AD" w15:userId="S::saleemah.m.mcmillan.civ@mail.mil::cf2e5213-3a49-42c1-86d2-e4d4f1dd21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0CB8471-C65B-491A-BF7F-9424ACDB5BCB}"/>
    <w:docVar w:name="dgnword-eventsink" w:val="1438032400576"/>
  </w:docVars>
  <w:rsids>
    <w:rsidRoot w:val="006725C1"/>
    <w:rsid w:val="000019C3"/>
    <w:rsid w:val="00002B24"/>
    <w:rsid w:val="00005874"/>
    <w:rsid w:val="000062D6"/>
    <w:rsid w:val="00013F83"/>
    <w:rsid w:val="00026632"/>
    <w:rsid w:val="00030D55"/>
    <w:rsid w:val="00034A5D"/>
    <w:rsid w:val="00035DDD"/>
    <w:rsid w:val="0005364A"/>
    <w:rsid w:val="00053C6F"/>
    <w:rsid w:val="00057525"/>
    <w:rsid w:val="00064B6A"/>
    <w:rsid w:val="0006571E"/>
    <w:rsid w:val="000658F2"/>
    <w:rsid w:val="0006767E"/>
    <w:rsid w:val="0007304F"/>
    <w:rsid w:val="0007521B"/>
    <w:rsid w:val="000766C7"/>
    <w:rsid w:val="00077008"/>
    <w:rsid w:val="0008062F"/>
    <w:rsid w:val="00081033"/>
    <w:rsid w:val="000819ED"/>
    <w:rsid w:val="00081BC5"/>
    <w:rsid w:val="00082A90"/>
    <w:rsid w:val="00083B58"/>
    <w:rsid w:val="000907D3"/>
    <w:rsid w:val="000944E9"/>
    <w:rsid w:val="00094ADA"/>
    <w:rsid w:val="000973FE"/>
    <w:rsid w:val="000A4E24"/>
    <w:rsid w:val="000B40F1"/>
    <w:rsid w:val="000C462A"/>
    <w:rsid w:val="000D3807"/>
    <w:rsid w:val="000D3B15"/>
    <w:rsid w:val="000E5D0F"/>
    <w:rsid w:val="000F41B2"/>
    <w:rsid w:val="000F53A4"/>
    <w:rsid w:val="0010741F"/>
    <w:rsid w:val="00112727"/>
    <w:rsid w:val="0011361F"/>
    <w:rsid w:val="0012306E"/>
    <w:rsid w:val="001259D9"/>
    <w:rsid w:val="00135B89"/>
    <w:rsid w:val="00142946"/>
    <w:rsid w:val="001449E9"/>
    <w:rsid w:val="0014656F"/>
    <w:rsid w:val="00150932"/>
    <w:rsid w:val="001516BB"/>
    <w:rsid w:val="00153FF9"/>
    <w:rsid w:val="00157989"/>
    <w:rsid w:val="00163CBA"/>
    <w:rsid w:val="00171F31"/>
    <w:rsid w:val="00172274"/>
    <w:rsid w:val="001839C3"/>
    <w:rsid w:val="00186030"/>
    <w:rsid w:val="00186BEB"/>
    <w:rsid w:val="00191D67"/>
    <w:rsid w:val="00191F69"/>
    <w:rsid w:val="00193D2C"/>
    <w:rsid w:val="001A10FE"/>
    <w:rsid w:val="001A4304"/>
    <w:rsid w:val="001B7F29"/>
    <w:rsid w:val="001C23BF"/>
    <w:rsid w:val="001C42E8"/>
    <w:rsid w:val="001C4309"/>
    <w:rsid w:val="001C4502"/>
    <w:rsid w:val="001C650A"/>
    <w:rsid w:val="001D18CF"/>
    <w:rsid w:val="001D1928"/>
    <w:rsid w:val="001D45E4"/>
    <w:rsid w:val="001E0007"/>
    <w:rsid w:val="001E3925"/>
    <w:rsid w:val="001E601B"/>
    <w:rsid w:val="001E76EE"/>
    <w:rsid w:val="001F095C"/>
    <w:rsid w:val="001F0967"/>
    <w:rsid w:val="001F185F"/>
    <w:rsid w:val="001F6CA4"/>
    <w:rsid w:val="002026CE"/>
    <w:rsid w:val="00203F9F"/>
    <w:rsid w:val="00205998"/>
    <w:rsid w:val="002066A1"/>
    <w:rsid w:val="00217360"/>
    <w:rsid w:val="002228C2"/>
    <w:rsid w:val="00222A69"/>
    <w:rsid w:val="00230929"/>
    <w:rsid w:val="002356B6"/>
    <w:rsid w:val="00235C79"/>
    <w:rsid w:val="00241C18"/>
    <w:rsid w:val="00243447"/>
    <w:rsid w:val="00245B05"/>
    <w:rsid w:val="002508C4"/>
    <w:rsid w:val="00250A46"/>
    <w:rsid w:val="00257B01"/>
    <w:rsid w:val="00257C15"/>
    <w:rsid w:val="0026235B"/>
    <w:rsid w:val="00266F7C"/>
    <w:rsid w:val="0026775D"/>
    <w:rsid w:val="00275F7F"/>
    <w:rsid w:val="00276D8A"/>
    <w:rsid w:val="00285557"/>
    <w:rsid w:val="00293696"/>
    <w:rsid w:val="002A1A5D"/>
    <w:rsid w:val="002A6186"/>
    <w:rsid w:val="002B46FF"/>
    <w:rsid w:val="002B5E09"/>
    <w:rsid w:val="002C1B85"/>
    <w:rsid w:val="002C4B0C"/>
    <w:rsid w:val="002C5811"/>
    <w:rsid w:val="002C7A8C"/>
    <w:rsid w:val="002D1DB0"/>
    <w:rsid w:val="002D1F4C"/>
    <w:rsid w:val="002E17BD"/>
    <w:rsid w:val="002E1EAA"/>
    <w:rsid w:val="002E1F7C"/>
    <w:rsid w:val="002F1538"/>
    <w:rsid w:val="002F3668"/>
    <w:rsid w:val="0030046C"/>
    <w:rsid w:val="00301363"/>
    <w:rsid w:val="00305F9A"/>
    <w:rsid w:val="00310217"/>
    <w:rsid w:val="00313C5F"/>
    <w:rsid w:val="00315EF2"/>
    <w:rsid w:val="003270CB"/>
    <w:rsid w:val="003406EF"/>
    <w:rsid w:val="00346421"/>
    <w:rsid w:val="0035274E"/>
    <w:rsid w:val="00352EBF"/>
    <w:rsid w:val="00354CF6"/>
    <w:rsid w:val="00357353"/>
    <w:rsid w:val="003622D4"/>
    <w:rsid w:val="00362DE9"/>
    <w:rsid w:val="00365D72"/>
    <w:rsid w:val="0037157D"/>
    <w:rsid w:val="00374CA2"/>
    <w:rsid w:val="00387E85"/>
    <w:rsid w:val="003937FF"/>
    <w:rsid w:val="00397D42"/>
    <w:rsid w:val="003A09D8"/>
    <w:rsid w:val="003A0F03"/>
    <w:rsid w:val="003A1C6B"/>
    <w:rsid w:val="003A4E96"/>
    <w:rsid w:val="003B2E7D"/>
    <w:rsid w:val="003B31F9"/>
    <w:rsid w:val="003C05C9"/>
    <w:rsid w:val="003C4F7B"/>
    <w:rsid w:val="003C6A26"/>
    <w:rsid w:val="003D0576"/>
    <w:rsid w:val="003D4A14"/>
    <w:rsid w:val="003E1F43"/>
    <w:rsid w:val="003E5505"/>
    <w:rsid w:val="003E79B2"/>
    <w:rsid w:val="003F1F8E"/>
    <w:rsid w:val="003F25DD"/>
    <w:rsid w:val="003F3803"/>
    <w:rsid w:val="003F67E5"/>
    <w:rsid w:val="004114B5"/>
    <w:rsid w:val="00412589"/>
    <w:rsid w:val="004126EE"/>
    <w:rsid w:val="00412D2D"/>
    <w:rsid w:val="00423337"/>
    <w:rsid w:val="004238BB"/>
    <w:rsid w:val="00425EC9"/>
    <w:rsid w:val="004261C1"/>
    <w:rsid w:val="0043340F"/>
    <w:rsid w:val="0043695B"/>
    <w:rsid w:val="00440E7F"/>
    <w:rsid w:val="0044226B"/>
    <w:rsid w:val="00445EAB"/>
    <w:rsid w:val="004475CE"/>
    <w:rsid w:val="00453BDD"/>
    <w:rsid w:val="0045757C"/>
    <w:rsid w:val="00465CE6"/>
    <w:rsid w:val="00470823"/>
    <w:rsid w:val="00473989"/>
    <w:rsid w:val="004739C8"/>
    <w:rsid w:val="00474E95"/>
    <w:rsid w:val="00475B96"/>
    <w:rsid w:val="00484302"/>
    <w:rsid w:val="00484649"/>
    <w:rsid w:val="00487D72"/>
    <w:rsid w:val="0049138B"/>
    <w:rsid w:val="004A29FF"/>
    <w:rsid w:val="004A4375"/>
    <w:rsid w:val="004A576F"/>
    <w:rsid w:val="004A76E7"/>
    <w:rsid w:val="004C46CE"/>
    <w:rsid w:val="004D0FD9"/>
    <w:rsid w:val="004D11A3"/>
    <w:rsid w:val="004D3E4A"/>
    <w:rsid w:val="004E09F6"/>
    <w:rsid w:val="004E42D0"/>
    <w:rsid w:val="004E5E93"/>
    <w:rsid w:val="004E7379"/>
    <w:rsid w:val="004E7A23"/>
    <w:rsid w:val="004F3F94"/>
    <w:rsid w:val="004F421F"/>
    <w:rsid w:val="00500604"/>
    <w:rsid w:val="00512D24"/>
    <w:rsid w:val="005202F6"/>
    <w:rsid w:val="00522B24"/>
    <w:rsid w:val="00533CF6"/>
    <w:rsid w:val="005535A6"/>
    <w:rsid w:val="00562453"/>
    <w:rsid w:val="0056473B"/>
    <w:rsid w:val="00565588"/>
    <w:rsid w:val="005657FC"/>
    <w:rsid w:val="00571C6B"/>
    <w:rsid w:val="0057788C"/>
    <w:rsid w:val="0058128D"/>
    <w:rsid w:val="005865B8"/>
    <w:rsid w:val="00587A72"/>
    <w:rsid w:val="005965BE"/>
    <w:rsid w:val="005A73CC"/>
    <w:rsid w:val="005B2372"/>
    <w:rsid w:val="005B627A"/>
    <w:rsid w:val="005C57DE"/>
    <w:rsid w:val="005C6FF6"/>
    <w:rsid w:val="005D0A34"/>
    <w:rsid w:val="005D50F1"/>
    <w:rsid w:val="005E0DE0"/>
    <w:rsid w:val="005E3CF6"/>
    <w:rsid w:val="005E40D1"/>
    <w:rsid w:val="005E58BB"/>
    <w:rsid w:val="005E5FA9"/>
    <w:rsid w:val="005E7259"/>
    <w:rsid w:val="006026AC"/>
    <w:rsid w:val="006106E8"/>
    <w:rsid w:val="00610C35"/>
    <w:rsid w:val="00611CF5"/>
    <w:rsid w:val="0061709F"/>
    <w:rsid w:val="006208E8"/>
    <w:rsid w:val="006358F0"/>
    <w:rsid w:val="0063679D"/>
    <w:rsid w:val="006428AF"/>
    <w:rsid w:val="00645EEE"/>
    <w:rsid w:val="0065160A"/>
    <w:rsid w:val="00652E49"/>
    <w:rsid w:val="006603CC"/>
    <w:rsid w:val="00660B70"/>
    <w:rsid w:val="00660BA5"/>
    <w:rsid w:val="00671ACD"/>
    <w:rsid w:val="006725C1"/>
    <w:rsid w:val="00672CA3"/>
    <w:rsid w:val="006925C7"/>
    <w:rsid w:val="006942B3"/>
    <w:rsid w:val="006A3818"/>
    <w:rsid w:val="006A4720"/>
    <w:rsid w:val="006B078D"/>
    <w:rsid w:val="006B212B"/>
    <w:rsid w:val="006B5F59"/>
    <w:rsid w:val="006C27E0"/>
    <w:rsid w:val="006C63E9"/>
    <w:rsid w:val="006D1DE9"/>
    <w:rsid w:val="006D41AF"/>
    <w:rsid w:val="006D4850"/>
    <w:rsid w:val="006D6CD3"/>
    <w:rsid w:val="006D72B6"/>
    <w:rsid w:val="006E13E2"/>
    <w:rsid w:val="006E2E82"/>
    <w:rsid w:val="006F0528"/>
    <w:rsid w:val="006F63F4"/>
    <w:rsid w:val="006F6624"/>
    <w:rsid w:val="006F7628"/>
    <w:rsid w:val="007037B9"/>
    <w:rsid w:val="00712770"/>
    <w:rsid w:val="00712EA1"/>
    <w:rsid w:val="007142B7"/>
    <w:rsid w:val="00714A71"/>
    <w:rsid w:val="00715199"/>
    <w:rsid w:val="00725484"/>
    <w:rsid w:val="007318E0"/>
    <w:rsid w:val="00744554"/>
    <w:rsid w:val="00747770"/>
    <w:rsid w:val="007506FE"/>
    <w:rsid w:val="00753DDA"/>
    <w:rsid w:val="00754601"/>
    <w:rsid w:val="00763290"/>
    <w:rsid w:val="00770DFB"/>
    <w:rsid w:val="007714B5"/>
    <w:rsid w:val="00774A45"/>
    <w:rsid w:val="00777B49"/>
    <w:rsid w:val="00782153"/>
    <w:rsid w:val="0078497D"/>
    <w:rsid w:val="00784C64"/>
    <w:rsid w:val="00786BA1"/>
    <w:rsid w:val="007944C1"/>
    <w:rsid w:val="007947B1"/>
    <w:rsid w:val="0079617A"/>
    <w:rsid w:val="007A0633"/>
    <w:rsid w:val="007A3799"/>
    <w:rsid w:val="007A3AEC"/>
    <w:rsid w:val="007B05C3"/>
    <w:rsid w:val="007B150D"/>
    <w:rsid w:val="007B6FA5"/>
    <w:rsid w:val="007C14D2"/>
    <w:rsid w:val="007D16A6"/>
    <w:rsid w:val="007D57F8"/>
    <w:rsid w:val="007D7DFC"/>
    <w:rsid w:val="007E0A5A"/>
    <w:rsid w:val="007E150B"/>
    <w:rsid w:val="007E3C95"/>
    <w:rsid w:val="007F4049"/>
    <w:rsid w:val="007F4C15"/>
    <w:rsid w:val="007F6F29"/>
    <w:rsid w:val="008011CA"/>
    <w:rsid w:val="00806EBF"/>
    <w:rsid w:val="00811F88"/>
    <w:rsid w:val="008168EE"/>
    <w:rsid w:val="00817899"/>
    <w:rsid w:val="00820476"/>
    <w:rsid w:val="00821471"/>
    <w:rsid w:val="00835901"/>
    <w:rsid w:val="00836425"/>
    <w:rsid w:val="008451B9"/>
    <w:rsid w:val="00845400"/>
    <w:rsid w:val="0085233E"/>
    <w:rsid w:val="00854124"/>
    <w:rsid w:val="00857FA7"/>
    <w:rsid w:val="00861197"/>
    <w:rsid w:val="008624F6"/>
    <w:rsid w:val="00862F64"/>
    <w:rsid w:val="00865D84"/>
    <w:rsid w:val="008771FD"/>
    <w:rsid w:val="00882BD8"/>
    <w:rsid w:val="00884CF3"/>
    <w:rsid w:val="008865F9"/>
    <w:rsid w:val="00890EBA"/>
    <w:rsid w:val="008A15FD"/>
    <w:rsid w:val="008A417C"/>
    <w:rsid w:val="008B1A7E"/>
    <w:rsid w:val="008D17E9"/>
    <w:rsid w:val="008E79DA"/>
    <w:rsid w:val="008F0721"/>
    <w:rsid w:val="008F0AF8"/>
    <w:rsid w:val="008F292C"/>
    <w:rsid w:val="009033DA"/>
    <w:rsid w:val="009049C7"/>
    <w:rsid w:val="00915DB3"/>
    <w:rsid w:val="009230AC"/>
    <w:rsid w:val="00934DD0"/>
    <w:rsid w:val="00951E8C"/>
    <w:rsid w:val="0096044D"/>
    <w:rsid w:val="00973F26"/>
    <w:rsid w:val="00975684"/>
    <w:rsid w:val="00976DA7"/>
    <w:rsid w:val="00983E24"/>
    <w:rsid w:val="0099170D"/>
    <w:rsid w:val="00997D89"/>
    <w:rsid w:val="009A0E82"/>
    <w:rsid w:val="009A3A27"/>
    <w:rsid w:val="009A5305"/>
    <w:rsid w:val="009B53E1"/>
    <w:rsid w:val="009C52FE"/>
    <w:rsid w:val="009D0C3F"/>
    <w:rsid w:val="009D1799"/>
    <w:rsid w:val="009D27F4"/>
    <w:rsid w:val="009D4CCE"/>
    <w:rsid w:val="009D5B98"/>
    <w:rsid w:val="009D7E31"/>
    <w:rsid w:val="009E45C0"/>
    <w:rsid w:val="009E6FEE"/>
    <w:rsid w:val="009E7B22"/>
    <w:rsid w:val="009F1D0A"/>
    <w:rsid w:val="00A07024"/>
    <w:rsid w:val="00A118AB"/>
    <w:rsid w:val="00A15A14"/>
    <w:rsid w:val="00A15A36"/>
    <w:rsid w:val="00A17B51"/>
    <w:rsid w:val="00A30A3B"/>
    <w:rsid w:val="00A31985"/>
    <w:rsid w:val="00A33DAC"/>
    <w:rsid w:val="00A413EB"/>
    <w:rsid w:val="00A41715"/>
    <w:rsid w:val="00A451C1"/>
    <w:rsid w:val="00A456B8"/>
    <w:rsid w:val="00A45806"/>
    <w:rsid w:val="00A65A7B"/>
    <w:rsid w:val="00A65C93"/>
    <w:rsid w:val="00A7506D"/>
    <w:rsid w:val="00A754BC"/>
    <w:rsid w:val="00A907C1"/>
    <w:rsid w:val="00A9318E"/>
    <w:rsid w:val="00A94ECA"/>
    <w:rsid w:val="00AA03F1"/>
    <w:rsid w:val="00AA1607"/>
    <w:rsid w:val="00AA6B4D"/>
    <w:rsid w:val="00AB4291"/>
    <w:rsid w:val="00AB5D56"/>
    <w:rsid w:val="00AB7F95"/>
    <w:rsid w:val="00AC39D6"/>
    <w:rsid w:val="00AC564D"/>
    <w:rsid w:val="00AD6355"/>
    <w:rsid w:val="00AD6F4F"/>
    <w:rsid w:val="00AF1D00"/>
    <w:rsid w:val="00B00DA8"/>
    <w:rsid w:val="00B033FC"/>
    <w:rsid w:val="00B0643C"/>
    <w:rsid w:val="00B10449"/>
    <w:rsid w:val="00B10ABE"/>
    <w:rsid w:val="00B1215F"/>
    <w:rsid w:val="00B17D23"/>
    <w:rsid w:val="00B278B6"/>
    <w:rsid w:val="00B31542"/>
    <w:rsid w:val="00B32649"/>
    <w:rsid w:val="00B352F4"/>
    <w:rsid w:val="00B357A7"/>
    <w:rsid w:val="00B40FA1"/>
    <w:rsid w:val="00B44641"/>
    <w:rsid w:val="00B457E2"/>
    <w:rsid w:val="00B45870"/>
    <w:rsid w:val="00B47BDB"/>
    <w:rsid w:val="00B60CC2"/>
    <w:rsid w:val="00B627AB"/>
    <w:rsid w:val="00B64DCC"/>
    <w:rsid w:val="00B71CAC"/>
    <w:rsid w:val="00B812E7"/>
    <w:rsid w:val="00B90183"/>
    <w:rsid w:val="00B901CB"/>
    <w:rsid w:val="00B952B0"/>
    <w:rsid w:val="00B97FC3"/>
    <w:rsid w:val="00BA3373"/>
    <w:rsid w:val="00BA3572"/>
    <w:rsid w:val="00BA4A55"/>
    <w:rsid w:val="00BA4DA8"/>
    <w:rsid w:val="00BB5F0A"/>
    <w:rsid w:val="00BC09DA"/>
    <w:rsid w:val="00BC30BD"/>
    <w:rsid w:val="00BC7038"/>
    <w:rsid w:val="00BD4492"/>
    <w:rsid w:val="00BE23B1"/>
    <w:rsid w:val="00BE2BFD"/>
    <w:rsid w:val="00BE3C44"/>
    <w:rsid w:val="00BE4293"/>
    <w:rsid w:val="00BE5EA9"/>
    <w:rsid w:val="00BE70F4"/>
    <w:rsid w:val="00BF1CF2"/>
    <w:rsid w:val="00C172E6"/>
    <w:rsid w:val="00C17BD6"/>
    <w:rsid w:val="00C23534"/>
    <w:rsid w:val="00C275E5"/>
    <w:rsid w:val="00C33A68"/>
    <w:rsid w:val="00C42C62"/>
    <w:rsid w:val="00C45DD2"/>
    <w:rsid w:val="00C50456"/>
    <w:rsid w:val="00C61FD7"/>
    <w:rsid w:val="00C67954"/>
    <w:rsid w:val="00C67A26"/>
    <w:rsid w:val="00C751F7"/>
    <w:rsid w:val="00C7620B"/>
    <w:rsid w:val="00C76A23"/>
    <w:rsid w:val="00C8025F"/>
    <w:rsid w:val="00C8204C"/>
    <w:rsid w:val="00C82427"/>
    <w:rsid w:val="00C87550"/>
    <w:rsid w:val="00C879EE"/>
    <w:rsid w:val="00C9274A"/>
    <w:rsid w:val="00C97633"/>
    <w:rsid w:val="00C976D7"/>
    <w:rsid w:val="00CB7A20"/>
    <w:rsid w:val="00CC474D"/>
    <w:rsid w:val="00CC54EA"/>
    <w:rsid w:val="00CD20DC"/>
    <w:rsid w:val="00CD4652"/>
    <w:rsid w:val="00CE3334"/>
    <w:rsid w:val="00CE6167"/>
    <w:rsid w:val="00CE7F4C"/>
    <w:rsid w:val="00CF2043"/>
    <w:rsid w:val="00CF39E6"/>
    <w:rsid w:val="00D0059E"/>
    <w:rsid w:val="00D03C07"/>
    <w:rsid w:val="00D04E2D"/>
    <w:rsid w:val="00D112DF"/>
    <w:rsid w:val="00D17CF5"/>
    <w:rsid w:val="00D22C7B"/>
    <w:rsid w:val="00D2338E"/>
    <w:rsid w:val="00D24F1D"/>
    <w:rsid w:val="00D27F6D"/>
    <w:rsid w:val="00D30687"/>
    <w:rsid w:val="00D30B1F"/>
    <w:rsid w:val="00D33BAC"/>
    <w:rsid w:val="00D4171A"/>
    <w:rsid w:val="00D45027"/>
    <w:rsid w:val="00D574A1"/>
    <w:rsid w:val="00D575D1"/>
    <w:rsid w:val="00D70B82"/>
    <w:rsid w:val="00D74CEC"/>
    <w:rsid w:val="00D83400"/>
    <w:rsid w:val="00D85177"/>
    <w:rsid w:val="00D87FBD"/>
    <w:rsid w:val="00D92051"/>
    <w:rsid w:val="00DA3232"/>
    <w:rsid w:val="00DA34F5"/>
    <w:rsid w:val="00DA4A0E"/>
    <w:rsid w:val="00DC091D"/>
    <w:rsid w:val="00DC147B"/>
    <w:rsid w:val="00DC16B4"/>
    <w:rsid w:val="00DC5901"/>
    <w:rsid w:val="00DD3D60"/>
    <w:rsid w:val="00DE6378"/>
    <w:rsid w:val="00DF4D49"/>
    <w:rsid w:val="00DF7A84"/>
    <w:rsid w:val="00E0707F"/>
    <w:rsid w:val="00E12FB4"/>
    <w:rsid w:val="00E341EE"/>
    <w:rsid w:val="00E45A29"/>
    <w:rsid w:val="00E50EE7"/>
    <w:rsid w:val="00E55551"/>
    <w:rsid w:val="00E57CFD"/>
    <w:rsid w:val="00E61039"/>
    <w:rsid w:val="00E6350C"/>
    <w:rsid w:val="00E64A48"/>
    <w:rsid w:val="00E66DFE"/>
    <w:rsid w:val="00E72F06"/>
    <w:rsid w:val="00E74B43"/>
    <w:rsid w:val="00E75607"/>
    <w:rsid w:val="00E91C82"/>
    <w:rsid w:val="00E937D6"/>
    <w:rsid w:val="00EA0F89"/>
    <w:rsid w:val="00EA4E50"/>
    <w:rsid w:val="00EA6937"/>
    <w:rsid w:val="00EC19C3"/>
    <w:rsid w:val="00EC3BDC"/>
    <w:rsid w:val="00EE13A6"/>
    <w:rsid w:val="00EE2B31"/>
    <w:rsid w:val="00EE5134"/>
    <w:rsid w:val="00EE6583"/>
    <w:rsid w:val="00EF7C82"/>
    <w:rsid w:val="00F05C20"/>
    <w:rsid w:val="00F22EB8"/>
    <w:rsid w:val="00F234D2"/>
    <w:rsid w:val="00F26D97"/>
    <w:rsid w:val="00F31EDC"/>
    <w:rsid w:val="00F371A9"/>
    <w:rsid w:val="00F41804"/>
    <w:rsid w:val="00F43FB2"/>
    <w:rsid w:val="00F50554"/>
    <w:rsid w:val="00F545CF"/>
    <w:rsid w:val="00F607C5"/>
    <w:rsid w:val="00F623B0"/>
    <w:rsid w:val="00F62E1C"/>
    <w:rsid w:val="00F73271"/>
    <w:rsid w:val="00F75CD9"/>
    <w:rsid w:val="00F858D0"/>
    <w:rsid w:val="00F86615"/>
    <w:rsid w:val="00F90FB6"/>
    <w:rsid w:val="00FA4BBA"/>
    <w:rsid w:val="00FA6482"/>
    <w:rsid w:val="00FB36A5"/>
    <w:rsid w:val="00FC15E5"/>
    <w:rsid w:val="00FC3518"/>
    <w:rsid w:val="00FC38CA"/>
    <w:rsid w:val="00FC5A29"/>
    <w:rsid w:val="00FD2380"/>
    <w:rsid w:val="00FD2EAD"/>
    <w:rsid w:val="00FD51B8"/>
    <w:rsid w:val="00FD6023"/>
    <w:rsid w:val="00FE0F05"/>
    <w:rsid w:val="00FE205F"/>
    <w:rsid w:val="00FE6CB4"/>
    <w:rsid w:val="00FF5223"/>
    <w:rsid w:val="00FF5B07"/>
    <w:rsid w:val="00FF615C"/>
    <w:rsid w:val="00FF6677"/>
    <w:rsid w:val="00FF778D"/>
    <w:rsid w:val="00FF7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712C214C"/>
  <w15:chartTrackingRefBased/>
  <w15:docId w15:val="{76E9C8EC-42DB-42F2-9D39-1872271D2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EC19C3"/>
    <w:pPr>
      <w:tabs>
        <w:tab w:val="left" w:pos="360"/>
        <w:tab w:val="left" w:pos="806"/>
        <w:tab w:val="left" w:pos="1210"/>
        <w:tab w:val="left" w:pos="1656"/>
        <w:tab w:val="left" w:pos="2131"/>
        <w:tab w:val="left" w:pos="2520"/>
      </w:tabs>
      <w:spacing w:after="0" w:line="240" w:lineRule="exact"/>
    </w:pPr>
    <w:rPr>
      <w:rFonts w:ascii="Century Schoolbook" w:eastAsia="Times New Roman" w:hAnsi="Century Schoolbook" w:cs="Times New Roman"/>
      <w:kern w:val="0"/>
      <w14:ligatures w14:val="none"/>
    </w:rPr>
  </w:style>
  <w:style w:type="paragraph" w:styleId="Heading1">
    <w:name w:val="heading 1"/>
    <w:aliases w:val="Part"/>
    <w:basedOn w:val="Normal"/>
    <w:next w:val="Normal"/>
    <w:link w:val="Heading1Char"/>
    <w:uiPriority w:val="9"/>
    <w:qFormat/>
    <w:rsid w:val="00B10449"/>
    <w:pPr>
      <w:jc w:val="center"/>
      <w:outlineLvl w:val="0"/>
    </w:pPr>
    <w:rPr>
      <w:b/>
      <w:bCs/>
    </w:rPr>
  </w:style>
  <w:style w:type="paragraph" w:styleId="Heading2">
    <w:name w:val="heading 2"/>
    <w:basedOn w:val="Normal"/>
    <w:next w:val="Normal"/>
    <w:link w:val="Heading2Char"/>
    <w:uiPriority w:val="9"/>
    <w:unhideWhenUsed/>
    <w:qFormat/>
    <w:rsid w:val="00B10449"/>
    <w:pPr>
      <w:jc w:val="center"/>
      <w:outlineLvl w:val="1"/>
    </w:pPr>
    <w:rPr>
      <w:b/>
      <w:bCs/>
    </w:rPr>
  </w:style>
  <w:style w:type="paragraph" w:styleId="Heading3">
    <w:name w:val="heading 3"/>
    <w:aliases w:val="Section"/>
    <w:basedOn w:val="Index3"/>
    <w:next w:val="Normal"/>
    <w:link w:val="Heading3Char"/>
    <w:autoRedefine/>
    <w:uiPriority w:val="9"/>
    <w:unhideWhenUsed/>
    <w:qFormat/>
    <w:rsid w:val="00EC19C3"/>
    <w:pPr>
      <w:keepNext/>
      <w:keepLines/>
      <w:spacing w:line="240" w:lineRule="exact"/>
      <w:ind w:left="0" w:firstLine="0"/>
      <w:outlineLvl w:val="2"/>
    </w:pPr>
    <w:rPr>
      <w:rFonts w:eastAsiaTheme="majorEastAsia" w:cstheme="majorBidi"/>
      <w:b/>
      <w:bCs/>
    </w:rPr>
  </w:style>
  <w:style w:type="paragraph" w:styleId="Heading4">
    <w:name w:val="heading 4"/>
    <w:aliases w:val="Subsection"/>
    <w:basedOn w:val="Normal"/>
    <w:next w:val="Normal"/>
    <w:link w:val="Heading4Char"/>
    <w:autoRedefine/>
    <w:uiPriority w:val="9"/>
    <w:unhideWhenUsed/>
    <w:qFormat/>
    <w:rsid w:val="00C8025F"/>
    <w:pPr>
      <w:outlineLvl w:val="3"/>
    </w:pPr>
    <w:rPr>
      <w:b/>
      <w:bCs/>
    </w:rPr>
  </w:style>
  <w:style w:type="paragraph" w:styleId="Heading5">
    <w:name w:val="heading 5"/>
    <w:basedOn w:val="Normal"/>
    <w:next w:val="Normal"/>
    <w:link w:val="Heading5Char"/>
    <w:uiPriority w:val="9"/>
    <w:unhideWhenUsed/>
    <w:qFormat/>
    <w:rsid w:val="00672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725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5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5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5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t Char"/>
    <w:basedOn w:val="DefaultParagraphFont"/>
    <w:link w:val="Heading1"/>
    <w:uiPriority w:val="9"/>
    <w:rsid w:val="00B10449"/>
    <w:rPr>
      <w:rFonts w:ascii="Century Schoolbook" w:eastAsia="Times New Roman" w:hAnsi="Century Schoolbook" w:cs="Times New Roman"/>
      <w:b/>
      <w:bCs/>
      <w:kern w:val="0"/>
      <w14:ligatures w14:val="none"/>
    </w:rPr>
  </w:style>
  <w:style w:type="character" w:customStyle="1" w:styleId="Heading2Char">
    <w:name w:val="Heading 2 Char"/>
    <w:basedOn w:val="DefaultParagraphFont"/>
    <w:link w:val="Heading2"/>
    <w:uiPriority w:val="9"/>
    <w:rsid w:val="00B10449"/>
    <w:rPr>
      <w:rFonts w:ascii="Century Schoolbook" w:eastAsia="Times New Roman" w:hAnsi="Century Schoolbook" w:cs="Times New Roman"/>
      <w:b/>
      <w:bCs/>
      <w:kern w:val="0"/>
      <w14:ligatures w14:val="none"/>
    </w:rPr>
  </w:style>
  <w:style w:type="character" w:customStyle="1" w:styleId="Heading3Char">
    <w:name w:val="Heading 3 Char"/>
    <w:aliases w:val="Section Char"/>
    <w:basedOn w:val="DefaultParagraphFont"/>
    <w:link w:val="Heading3"/>
    <w:uiPriority w:val="9"/>
    <w:rsid w:val="00EC19C3"/>
    <w:rPr>
      <w:rFonts w:ascii="Century Schoolbook" w:eastAsiaTheme="majorEastAsia" w:hAnsi="Century Schoolbook" w:cstheme="majorBidi"/>
      <w:b/>
      <w:bCs/>
      <w:kern w:val="0"/>
      <w14:ligatures w14:val="none"/>
    </w:rPr>
  </w:style>
  <w:style w:type="character" w:customStyle="1" w:styleId="Heading4Char">
    <w:name w:val="Heading 4 Char"/>
    <w:aliases w:val="Subsection Char"/>
    <w:basedOn w:val="DefaultParagraphFont"/>
    <w:link w:val="Heading4"/>
    <w:uiPriority w:val="9"/>
    <w:rsid w:val="00C8025F"/>
    <w:rPr>
      <w:rFonts w:ascii="Century Schoolbook" w:eastAsia="Times New Roman" w:hAnsi="Century Schoolbook" w:cs="Times New Roman"/>
      <w:b/>
      <w:bCs/>
      <w:kern w:val="0"/>
      <w14:ligatures w14:val="none"/>
    </w:rPr>
  </w:style>
  <w:style w:type="character" w:customStyle="1" w:styleId="Heading5Char">
    <w:name w:val="Heading 5 Char"/>
    <w:basedOn w:val="DefaultParagraphFont"/>
    <w:link w:val="Heading5"/>
    <w:uiPriority w:val="9"/>
    <w:rsid w:val="00672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72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5C1"/>
    <w:rPr>
      <w:rFonts w:eastAsiaTheme="majorEastAsia" w:cstheme="majorBidi"/>
      <w:color w:val="272727" w:themeColor="text1" w:themeTint="D8"/>
    </w:rPr>
  </w:style>
  <w:style w:type="paragraph" w:styleId="Title">
    <w:name w:val="Title"/>
    <w:basedOn w:val="Subtitle"/>
    <w:next w:val="Normal"/>
    <w:link w:val="TitleChar"/>
    <w:uiPriority w:val="10"/>
    <w:qFormat/>
    <w:rsid w:val="009A3A27"/>
    <w:rPr>
      <w:b/>
      <w:bCs/>
      <w:color w:val="auto"/>
      <w:sz w:val="24"/>
      <w:szCs w:val="24"/>
    </w:rPr>
  </w:style>
  <w:style w:type="character" w:customStyle="1" w:styleId="TitleChar">
    <w:name w:val="Title Char"/>
    <w:basedOn w:val="DefaultParagraphFont"/>
    <w:link w:val="Title"/>
    <w:uiPriority w:val="10"/>
    <w:rsid w:val="009A3A27"/>
    <w:rPr>
      <w:rFonts w:ascii="Century Schoolbook" w:eastAsiaTheme="majorEastAsia" w:hAnsi="Century Schoolbook" w:cstheme="majorBidi"/>
      <w:b/>
      <w:bCs/>
      <w:spacing w:val="15"/>
      <w:kern w:val="0"/>
      <w14:ligatures w14:val="none"/>
    </w:rPr>
  </w:style>
  <w:style w:type="paragraph" w:styleId="Subtitle">
    <w:name w:val="Subtitle"/>
    <w:basedOn w:val="Normal"/>
    <w:next w:val="Normal"/>
    <w:link w:val="SubtitleChar"/>
    <w:uiPriority w:val="11"/>
    <w:qFormat/>
    <w:rsid w:val="00672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5C1"/>
    <w:pPr>
      <w:spacing w:before="160"/>
      <w:jc w:val="center"/>
    </w:pPr>
    <w:rPr>
      <w:i/>
      <w:iCs/>
      <w:color w:val="404040" w:themeColor="text1" w:themeTint="BF"/>
    </w:rPr>
  </w:style>
  <w:style w:type="character" w:customStyle="1" w:styleId="QuoteChar">
    <w:name w:val="Quote Char"/>
    <w:basedOn w:val="DefaultParagraphFont"/>
    <w:link w:val="Quote"/>
    <w:uiPriority w:val="29"/>
    <w:rsid w:val="006725C1"/>
    <w:rPr>
      <w:i/>
      <w:iCs/>
      <w:color w:val="404040" w:themeColor="text1" w:themeTint="BF"/>
    </w:rPr>
  </w:style>
  <w:style w:type="paragraph" w:styleId="ListParagraph">
    <w:name w:val="List Paragraph"/>
    <w:basedOn w:val="Normal"/>
    <w:uiPriority w:val="34"/>
    <w:qFormat/>
    <w:rsid w:val="00C751F7"/>
    <w:pPr>
      <w:contextualSpacing/>
    </w:pPr>
    <w:rPr>
      <w:rFonts w:cs="Arial"/>
    </w:rPr>
  </w:style>
  <w:style w:type="character" w:styleId="IntenseEmphasis">
    <w:name w:val="Intense Emphasis"/>
    <w:basedOn w:val="DefaultParagraphFont"/>
    <w:uiPriority w:val="21"/>
    <w:qFormat/>
    <w:rsid w:val="006725C1"/>
    <w:rPr>
      <w:i/>
      <w:iCs/>
      <w:color w:val="0F4761" w:themeColor="accent1" w:themeShade="BF"/>
    </w:rPr>
  </w:style>
  <w:style w:type="paragraph" w:styleId="IntenseQuote">
    <w:name w:val="Intense Quote"/>
    <w:basedOn w:val="Normal"/>
    <w:next w:val="Normal"/>
    <w:link w:val="IntenseQuoteChar"/>
    <w:uiPriority w:val="30"/>
    <w:qFormat/>
    <w:rsid w:val="00672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5C1"/>
    <w:rPr>
      <w:i/>
      <w:iCs/>
      <w:color w:val="0F4761" w:themeColor="accent1" w:themeShade="BF"/>
    </w:rPr>
  </w:style>
  <w:style w:type="character" w:styleId="IntenseReference">
    <w:name w:val="Intense Reference"/>
    <w:basedOn w:val="DefaultParagraphFont"/>
    <w:uiPriority w:val="32"/>
    <w:qFormat/>
    <w:rsid w:val="006725C1"/>
    <w:rPr>
      <w:b/>
      <w:bCs/>
      <w:smallCaps/>
      <w:color w:val="0F4761" w:themeColor="accent1" w:themeShade="BF"/>
      <w:spacing w:val="5"/>
    </w:rPr>
  </w:style>
  <w:style w:type="numbering" w:customStyle="1" w:styleId="NoList1">
    <w:name w:val="No List1"/>
    <w:next w:val="NoList"/>
    <w:uiPriority w:val="99"/>
    <w:semiHidden/>
    <w:unhideWhenUsed/>
    <w:rsid w:val="006725C1"/>
  </w:style>
  <w:style w:type="paragraph" w:customStyle="1" w:styleId="msonormal0">
    <w:name w:val="msonormal"/>
    <w:basedOn w:val="Normal"/>
    <w:rsid w:val="006725C1"/>
    <w:pPr>
      <w:spacing w:before="100" w:beforeAutospacing="1" w:after="100" w:afterAutospacing="1" w:line="240" w:lineRule="auto"/>
    </w:pPr>
    <w:rPr>
      <w:rFonts w:ascii="Times New Roman" w:hAnsi="Times New Roman"/>
    </w:rPr>
  </w:style>
  <w:style w:type="character" w:customStyle="1" w:styleId="inline-header">
    <w:name w:val="inline-header"/>
    <w:basedOn w:val="DefaultParagraphFont"/>
    <w:rsid w:val="006725C1"/>
  </w:style>
  <w:style w:type="character" w:customStyle="1" w:styleId="inline-paragraph">
    <w:name w:val="inline-paragraph"/>
    <w:basedOn w:val="DefaultParagraphFont"/>
    <w:rsid w:val="006725C1"/>
  </w:style>
  <w:style w:type="character" w:styleId="Hyperlink">
    <w:name w:val="Hyperlink"/>
    <w:basedOn w:val="DefaultParagraphFont"/>
    <w:uiPriority w:val="99"/>
    <w:unhideWhenUsed/>
    <w:rsid w:val="006725C1"/>
    <w:rPr>
      <w:color w:val="0000FF"/>
      <w:u w:val="single"/>
    </w:rPr>
  </w:style>
  <w:style w:type="character" w:styleId="FollowedHyperlink">
    <w:name w:val="FollowedHyperlink"/>
    <w:basedOn w:val="DefaultParagraphFont"/>
    <w:uiPriority w:val="99"/>
    <w:semiHidden/>
    <w:unhideWhenUsed/>
    <w:rsid w:val="006725C1"/>
    <w:rPr>
      <w:color w:val="800080"/>
      <w:u w:val="single"/>
    </w:rPr>
  </w:style>
  <w:style w:type="character" w:customStyle="1" w:styleId="content-tools-target">
    <w:name w:val="content-tools-target"/>
    <w:basedOn w:val="DefaultParagraphFont"/>
    <w:rsid w:val="006725C1"/>
  </w:style>
  <w:style w:type="paragraph" w:styleId="NormalWeb">
    <w:name w:val="Normal (Web)"/>
    <w:basedOn w:val="Normal"/>
    <w:uiPriority w:val="99"/>
    <w:semiHidden/>
    <w:unhideWhenUsed/>
    <w:rsid w:val="006725C1"/>
    <w:pPr>
      <w:spacing w:before="100" w:beforeAutospacing="1" w:after="100" w:afterAutospacing="1" w:line="240" w:lineRule="auto"/>
    </w:pPr>
    <w:rPr>
      <w:rFonts w:ascii="Times New Roman" w:hAnsi="Times New Roman"/>
    </w:rPr>
  </w:style>
  <w:style w:type="paragraph" w:customStyle="1" w:styleId="citation">
    <w:name w:val="citation"/>
    <w:basedOn w:val="Normal"/>
    <w:rsid w:val="006725C1"/>
    <w:pPr>
      <w:spacing w:before="100" w:beforeAutospacing="1" w:after="100" w:afterAutospacing="1" w:line="240" w:lineRule="auto"/>
    </w:pPr>
    <w:rPr>
      <w:rFonts w:ascii="Times New Roman" w:hAnsi="Times New Roman"/>
    </w:rPr>
  </w:style>
  <w:style w:type="paragraph" w:customStyle="1" w:styleId="indent-1">
    <w:name w:val="indent-1"/>
    <w:basedOn w:val="Normal"/>
    <w:rsid w:val="006725C1"/>
    <w:pPr>
      <w:spacing w:before="100" w:beforeAutospacing="1" w:after="100" w:afterAutospacing="1" w:line="240" w:lineRule="auto"/>
    </w:pPr>
    <w:rPr>
      <w:rFonts w:ascii="Times New Roman" w:hAnsi="Times New Roman"/>
    </w:rPr>
  </w:style>
  <w:style w:type="character" w:customStyle="1" w:styleId="paragraph-hierarchy">
    <w:name w:val="paragraph-hierarchy"/>
    <w:basedOn w:val="DefaultParagraphFont"/>
    <w:rsid w:val="006725C1"/>
  </w:style>
  <w:style w:type="character" w:customStyle="1" w:styleId="paren">
    <w:name w:val="paren"/>
    <w:basedOn w:val="DefaultParagraphFont"/>
    <w:rsid w:val="006725C1"/>
  </w:style>
  <w:style w:type="character" w:styleId="Emphasis">
    <w:name w:val="Emphasis"/>
    <w:basedOn w:val="DefaultParagraphFont"/>
    <w:uiPriority w:val="20"/>
    <w:qFormat/>
    <w:rsid w:val="006725C1"/>
    <w:rPr>
      <w:i/>
      <w:iCs/>
    </w:rPr>
  </w:style>
  <w:style w:type="paragraph" w:customStyle="1" w:styleId="indent-2">
    <w:name w:val="indent-2"/>
    <w:basedOn w:val="Normal"/>
    <w:rsid w:val="006725C1"/>
    <w:pPr>
      <w:spacing w:before="100" w:beforeAutospacing="1" w:after="100" w:afterAutospacing="1" w:line="240" w:lineRule="auto"/>
    </w:pPr>
    <w:rPr>
      <w:rFonts w:ascii="Times New Roman" w:hAnsi="Times New Roman"/>
    </w:rPr>
  </w:style>
  <w:style w:type="paragraph" w:customStyle="1" w:styleId="indent-3">
    <w:name w:val="indent-3"/>
    <w:basedOn w:val="Normal"/>
    <w:rsid w:val="006725C1"/>
    <w:pPr>
      <w:spacing w:before="100" w:beforeAutospacing="1" w:after="100" w:afterAutospacing="1" w:line="240" w:lineRule="auto"/>
    </w:pPr>
    <w:rPr>
      <w:rFonts w:ascii="Times New Roman" w:hAnsi="Times New Roman"/>
    </w:rPr>
  </w:style>
  <w:style w:type="paragraph" w:customStyle="1" w:styleId="indent-4">
    <w:name w:val="indent-4"/>
    <w:basedOn w:val="Normal"/>
    <w:rsid w:val="006725C1"/>
    <w:pPr>
      <w:spacing w:before="100" w:beforeAutospacing="1" w:after="100" w:afterAutospacing="1" w:line="240" w:lineRule="auto"/>
    </w:pPr>
    <w:rPr>
      <w:rFonts w:ascii="Times New Roman" w:hAnsi="Times New Roman"/>
    </w:rPr>
  </w:style>
  <w:style w:type="paragraph" w:customStyle="1" w:styleId="indent-5">
    <w:name w:val="indent-5"/>
    <w:basedOn w:val="Normal"/>
    <w:rsid w:val="006725C1"/>
    <w:pPr>
      <w:spacing w:before="100" w:beforeAutospacing="1" w:after="100" w:afterAutospacing="1" w:line="240" w:lineRule="auto"/>
    </w:pPr>
    <w:rPr>
      <w:rFonts w:ascii="Times New Roman" w:hAnsi="Times New Roman"/>
    </w:rPr>
  </w:style>
  <w:style w:type="paragraph" w:styleId="Header">
    <w:name w:val="header"/>
    <w:basedOn w:val="Normal"/>
    <w:link w:val="HeaderChar"/>
    <w:uiPriority w:val="99"/>
    <w:unhideWhenUsed/>
    <w:rsid w:val="006725C1"/>
    <w:pPr>
      <w:tabs>
        <w:tab w:val="center" w:pos="4680"/>
        <w:tab w:val="right" w:pos="9360"/>
      </w:tabs>
      <w:spacing w:line="240" w:lineRule="auto"/>
    </w:pPr>
  </w:style>
  <w:style w:type="character" w:customStyle="1" w:styleId="HeaderChar">
    <w:name w:val="Header Char"/>
    <w:basedOn w:val="DefaultParagraphFont"/>
    <w:link w:val="Header"/>
    <w:uiPriority w:val="99"/>
    <w:rsid w:val="006725C1"/>
  </w:style>
  <w:style w:type="paragraph" w:styleId="Footer">
    <w:name w:val="footer"/>
    <w:basedOn w:val="Normal"/>
    <w:link w:val="FooterChar"/>
    <w:uiPriority w:val="99"/>
    <w:unhideWhenUsed/>
    <w:rsid w:val="006725C1"/>
    <w:pPr>
      <w:tabs>
        <w:tab w:val="center" w:pos="4680"/>
        <w:tab w:val="right" w:pos="9360"/>
      </w:tabs>
      <w:spacing w:line="240" w:lineRule="auto"/>
    </w:pPr>
  </w:style>
  <w:style w:type="character" w:customStyle="1" w:styleId="FooterChar">
    <w:name w:val="Footer Char"/>
    <w:basedOn w:val="DefaultParagraphFont"/>
    <w:link w:val="Footer"/>
    <w:uiPriority w:val="99"/>
    <w:rsid w:val="006725C1"/>
  </w:style>
  <w:style w:type="numbering" w:customStyle="1" w:styleId="NoList2">
    <w:name w:val="No List2"/>
    <w:next w:val="NoList"/>
    <w:uiPriority w:val="99"/>
    <w:semiHidden/>
    <w:unhideWhenUsed/>
    <w:rsid w:val="00BE4293"/>
  </w:style>
  <w:style w:type="paragraph" w:customStyle="1" w:styleId="hd3-paragraph">
    <w:name w:val="hd3-paragraph"/>
    <w:basedOn w:val="Normal"/>
    <w:rsid w:val="00BE4293"/>
    <w:pPr>
      <w:spacing w:before="100" w:beforeAutospacing="1" w:after="100" w:afterAutospacing="1" w:line="240" w:lineRule="auto"/>
    </w:pPr>
    <w:rPr>
      <w:rFonts w:ascii="Times New Roman" w:hAnsi="Times New Roman"/>
    </w:rPr>
  </w:style>
  <w:style w:type="paragraph" w:customStyle="1" w:styleId="flush-paragraph-2">
    <w:name w:val="flush-paragraph-2"/>
    <w:basedOn w:val="Normal"/>
    <w:rsid w:val="00BE4293"/>
    <w:pPr>
      <w:spacing w:before="100" w:beforeAutospacing="1" w:after="100" w:afterAutospacing="1" w:line="240" w:lineRule="auto"/>
    </w:pPr>
    <w:rPr>
      <w:rFonts w:ascii="Times New Roman" w:hAnsi="Times New Roman"/>
    </w:rPr>
  </w:style>
  <w:style w:type="character" w:customStyle="1" w:styleId="minor-caps">
    <w:name w:val="minor-caps"/>
    <w:basedOn w:val="DefaultParagraphFont"/>
    <w:rsid w:val="00BE4293"/>
  </w:style>
  <w:style w:type="paragraph" w:customStyle="1" w:styleId="flush-paragraph-1">
    <w:name w:val="flush-paragraph-1"/>
    <w:basedOn w:val="Normal"/>
    <w:rsid w:val="00BE4293"/>
    <w:pPr>
      <w:spacing w:before="100" w:beforeAutospacing="1" w:after="100" w:afterAutospacing="1" w:line="240" w:lineRule="auto"/>
    </w:pPr>
    <w:rPr>
      <w:rFonts w:ascii="Times New Roman" w:hAnsi="Times New Roman"/>
    </w:rPr>
  </w:style>
  <w:style w:type="paragraph" w:customStyle="1" w:styleId="hd1-paragraph">
    <w:name w:val="hd1-paragraph"/>
    <w:basedOn w:val="Normal"/>
    <w:rsid w:val="00BE4293"/>
    <w:pPr>
      <w:spacing w:before="100" w:beforeAutospacing="1" w:after="100" w:afterAutospacing="1" w:line="240" w:lineRule="auto"/>
    </w:pPr>
    <w:rPr>
      <w:rFonts w:ascii="Times New Roman" w:hAnsi="Times New Roman"/>
    </w:rPr>
  </w:style>
  <w:style w:type="character" w:styleId="LineNumber">
    <w:name w:val="line number"/>
    <w:basedOn w:val="DefaultParagraphFont"/>
    <w:uiPriority w:val="99"/>
    <w:semiHidden/>
    <w:unhideWhenUsed/>
    <w:rsid w:val="00D30B1F"/>
  </w:style>
  <w:style w:type="character" w:styleId="CommentReference">
    <w:name w:val="annotation reference"/>
    <w:basedOn w:val="DefaultParagraphFont"/>
    <w:uiPriority w:val="99"/>
    <w:semiHidden/>
    <w:unhideWhenUsed/>
    <w:rsid w:val="006F63F4"/>
    <w:rPr>
      <w:sz w:val="16"/>
      <w:szCs w:val="16"/>
    </w:rPr>
  </w:style>
  <w:style w:type="paragraph" w:styleId="CommentText">
    <w:name w:val="annotation text"/>
    <w:basedOn w:val="Normal"/>
    <w:link w:val="CommentTextChar"/>
    <w:uiPriority w:val="99"/>
    <w:unhideWhenUsed/>
    <w:rsid w:val="006F63F4"/>
    <w:pPr>
      <w:spacing w:line="240" w:lineRule="auto"/>
    </w:pPr>
    <w:rPr>
      <w:sz w:val="20"/>
      <w:szCs w:val="20"/>
    </w:rPr>
  </w:style>
  <w:style w:type="character" w:customStyle="1" w:styleId="CommentTextChar">
    <w:name w:val="Comment Text Char"/>
    <w:basedOn w:val="DefaultParagraphFont"/>
    <w:link w:val="CommentText"/>
    <w:uiPriority w:val="99"/>
    <w:rsid w:val="006F63F4"/>
    <w:rPr>
      <w:sz w:val="20"/>
      <w:szCs w:val="20"/>
    </w:rPr>
  </w:style>
  <w:style w:type="paragraph" w:styleId="CommentSubject">
    <w:name w:val="annotation subject"/>
    <w:basedOn w:val="CommentText"/>
    <w:next w:val="CommentText"/>
    <w:link w:val="CommentSubjectChar"/>
    <w:uiPriority w:val="99"/>
    <w:semiHidden/>
    <w:unhideWhenUsed/>
    <w:rsid w:val="006F63F4"/>
    <w:rPr>
      <w:b/>
      <w:bCs/>
    </w:rPr>
  </w:style>
  <w:style w:type="character" w:customStyle="1" w:styleId="CommentSubjectChar">
    <w:name w:val="Comment Subject Char"/>
    <w:basedOn w:val="CommentTextChar"/>
    <w:link w:val="CommentSubject"/>
    <w:uiPriority w:val="99"/>
    <w:semiHidden/>
    <w:rsid w:val="006F63F4"/>
    <w:rPr>
      <w:b/>
      <w:bCs/>
      <w:sz w:val="20"/>
      <w:szCs w:val="20"/>
    </w:rPr>
  </w:style>
  <w:style w:type="character" w:styleId="UnresolvedMention">
    <w:name w:val="Unresolved Mention"/>
    <w:basedOn w:val="DefaultParagraphFont"/>
    <w:uiPriority w:val="99"/>
    <w:semiHidden/>
    <w:unhideWhenUsed/>
    <w:rsid w:val="00F75CD9"/>
    <w:rPr>
      <w:color w:val="605E5C"/>
      <w:shd w:val="clear" w:color="auto" w:fill="E1DFDD"/>
    </w:rPr>
  </w:style>
  <w:style w:type="paragraph" w:styleId="Revision">
    <w:name w:val="Revision"/>
    <w:hidden/>
    <w:uiPriority w:val="99"/>
    <w:semiHidden/>
    <w:rsid w:val="00F75CD9"/>
    <w:pPr>
      <w:spacing w:after="0" w:line="240" w:lineRule="auto"/>
    </w:pPr>
  </w:style>
  <w:style w:type="paragraph" w:customStyle="1" w:styleId="Subpart">
    <w:name w:val="Subpart"/>
    <w:basedOn w:val="Heading2"/>
    <w:next w:val="Heading3"/>
    <w:link w:val="SubpartChar"/>
    <w:autoRedefine/>
    <w:qFormat/>
    <w:rsid w:val="003C05C9"/>
    <w:rPr>
      <w:bCs w:val="0"/>
    </w:rPr>
  </w:style>
  <w:style w:type="character" w:customStyle="1" w:styleId="SubpartChar">
    <w:name w:val="Subpart Char"/>
    <w:basedOn w:val="DefaultParagraphFont"/>
    <w:link w:val="Subpart"/>
    <w:rsid w:val="003C05C9"/>
    <w:rPr>
      <w:rFonts w:ascii="Century Schoolbook" w:eastAsia="Times New Roman" w:hAnsi="Century Schoolbook" w:cs="Times New Roman"/>
      <w:b/>
      <w:kern w:val="0"/>
      <w14:ligatures w14:val="none"/>
    </w:rPr>
  </w:style>
  <w:style w:type="paragraph" w:styleId="Index3">
    <w:name w:val="index 3"/>
    <w:basedOn w:val="Normal"/>
    <w:next w:val="Normal"/>
    <w:autoRedefine/>
    <w:uiPriority w:val="99"/>
    <w:semiHidden/>
    <w:unhideWhenUsed/>
    <w:rsid w:val="009A3A27"/>
    <w:pPr>
      <w:tabs>
        <w:tab w:val="clear" w:pos="360"/>
        <w:tab w:val="clear" w:pos="806"/>
        <w:tab w:val="clear" w:pos="1210"/>
        <w:tab w:val="clear" w:pos="1656"/>
        <w:tab w:val="clear" w:pos="2131"/>
        <w:tab w:val="clear" w:pos="2520"/>
      </w:tabs>
      <w:spacing w:line="240" w:lineRule="auto"/>
      <w:ind w:left="720" w:hanging="240"/>
    </w:pPr>
  </w:style>
  <w:style w:type="paragraph" w:styleId="BodyText">
    <w:name w:val="Body Text"/>
    <w:basedOn w:val="Normal"/>
    <w:link w:val="BodyTextChar"/>
    <w:uiPriority w:val="99"/>
    <w:unhideWhenUsed/>
    <w:rsid w:val="00EC19C3"/>
    <w:pPr>
      <w:spacing w:after="120"/>
    </w:pPr>
  </w:style>
  <w:style w:type="character" w:customStyle="1" w:styleId="BodyTextChar">
    <w:name w:val="Body Text Char"/>
    <w:basedOn w:val="DefaultParagraphFont"/>
    <w:link w:val="BodyText"/>
    <w:uiPriority w:val="99"/>
    <w:rsid w:val="00EC19C3"/>
    <w:rPr>
      <w:rFonts w:ascii="Century Schoolbook" w:eastAsia="Times New Roman" w:hAnsi="Century Schoolbook"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43244">
      <w:bodyDiv w:val="1"/>
      <w:marLeft w:val="0"/>
      <w:marRight w:val="0"/>
      <w:marTop w:val="0"/>
      <w:marBottom w:val="0"/>
      <w:divBdr>
        <w:top w:val="none" w:sz="0" w:space="0" w:color="auto"/>
        <w:left w:val="none" w:sz="0" w:space="0" w:color="auto"/>
        <w:bottom w:val="none" w:sz="0" w:space="0" w:color="auto"/>
        <w:right w:val="none" w:sz="0" w:space="0" w:color="auto"/>
      </w:divBdr>
    </w:div>
    <w:div w:id="433869891">
      <w:bodyDiv w:val="1"/>
      <w:marLeft w:val="0"/>
      <w:marRight w:val="0"/>
      <w:marTop w:val="0"/>
      <w:marBottom w:val="0"/>
      <w:divBdr>
        <w:top w:val="none" w:sz="0" w:space="0" w:color="auto"/>
        <w:left w:val="none" w:sz="0" w:space="0" w:color="auto"/>
        <w:bottom w:val="none" w:sz="0" w:space="0" w:color="auto"/>
        <w:right w:val="none" w:sz="0" w:space="0" w:color="auto"/>
      </w:divBdr>
    </w:div>
    <w:div w:id="530189624">
      <w:bodyDiv w:val="1"/>
      <w:marLeft w:val="0"/>
      <w:marRight w:val="0"/>
      <w:marTop w:val="0"/>
      <w:marBottom w:val="0"/>
      <w:divBdr>
        <w:top w:val="none" w:sz="0" w:space="0" w:color="auto"/>
        <w:left w:val="none" w:sz="0" w:space="0" w:color="auto"/>
        <w:bottom w:val="none" w:sz="0" w:space="0" w:color="auto"/>
        <w:right w:val="none" w:sz="0" w:space="0" w:color="auto"/>
      </w:divBdr>
    </w:div>
    <w:div w:id="561721383">
      <w:bodyDiv w:val="1"/>
      <w:marLeft w:val="0"/>
      <w:marRight w:val="0"/>
      <w:marTop w:val="0"/>
      <w:marBottom w:val="0"/>
      <w:divBdr>
        <w:top w:val="none" w:sz="0" w:space="0" w:color="auto"/>
        <w:left w:val="none" w:sz="0" w:space="0" w:color="auto"/>
        <w:bottom w:val="none" w:sz="0" w:space="0" w:color="auto"/>
        <w:right w:val="none" w:sz="0" w:space="0" w:color="auto"/>
      </w:divBdr>
    </w:div>
    <w:div w:id="653683779">
      <w:bodyDiv w:val="1"/>
      <w:marLeft w:val="0"/>
      <w:marRight w:val="0"/>
      <w:marTop w:val="0"/>
      <w:marBottom w:val="0"/>
      <w:divBdr>
        <w:top w:val="none" w:sz="0" w:space="0" w:color="auto"/>
        <w:left w:val="none" w:sz="0" w:space="0" w:color="auto"/>
        <w:bottom w:val="none" w:sz="0" w:space="0" w:color="auto"/>
        <w:right w:val="none" w:sz="0" w:space="0" w:color="auto"/>
      </w:divBdr>
      <w:divsChild>
        <w:div w:id="46927364">
          <w:marLeft w:val="0"/>
          <w:marRight w:val="0"/>
          <w:marTop w:val="0"/>
          <w:marBottom w:val="0"/>
          <w:divBdr>
            <w:top w:val="none" w:sz="0" w:space="0" w:color="auto"/>
            <w:left w:val="none" w:sz="0" w:space="0" w:color="auto"/>
            <w:bottom w:val="none" w:sz="0" w:space="0" w:color="auto"/>
            <w:right w:val="none" w:sz="0" w:space="0" w:color="auto"/>
          </w:divBdr>
        </w:div>
        <w:div w:id="98767142">
          <w:marLeft w:val="0"/>
          <w:marRight w:val="0"/>
          <w:marTop w:val="0"/>
          <w:marBottom w:val="0"/>
          <w:divBdr>
            <w:top w:val="none" w:sz="0" w:space="0" w:color="auto"/>
            <w:left w:val="none" w:sz="0" w:space="0" w:color="auto"/>
            <w:bottom w:val="none" w:sz="0" w:space="0" w:color="auto"/>
            <w:right w:val="none" w:sz="0" w:space="0" w:color="auto"/>
          </w:divBdr>
        </w:div>
        <w:div w:id="142739860">
          <w:marLeft w:val="0"/>
          <w:marRight w:val="0"/>
          <w:marTop w:val="0"/>
          <w:marBottom w:val="0"/>
          <w:divBdr>
            <w:top w:val="none" w:sz="0" w:space="0" w:color="auto"/>
            <w:left w:val="none" w:sz="0" w:space="0" w:color="auto"/>
            <w:bottom w:val="none" w:sz="0" w:space="0" w:color="auto"/>
            <w:right w:val="none" w:sz="0" w:space="0" w:color="auto"/>
          </w:divBdr>
          <w:divsChild>
            <w:div w:id="1774014560">
              <w:marLeft w:val="0"/>
              <w:marRight w:val="0"/>
              <w:marTop w:val="0"/>
              <w:marBottom w:val="0"/>
              <w:divBdr>
                <w:top w:val="none" w:sz="0" w:space="0" w:color="auto"/>
                <w:left w:val="none" w:sz="0" w:space="0" w:color="auto"/>
                <w:bottom w:val="none" w:sz="0" w:space="0" w:color="auto"/>
                <w:right w:val="none" w:sz="0" w:space="0" w:color="auto"/>
              </w:divBdr>
            </w:div>
          </w:divsChild>
        </w:div>
        <w:div w:id="208687447">
          <w:marLeft w:val="0"/>
          <w:marRight w:val="0"/>
          <w:marTop w:val="0"/>
          <w:marBottom w:val="0"/>
          <w:divBdr>
            <w:top w:val="none" w:sz="0" w:space="0" w:color="auto"/>
            <w:left w:val="none" w:sz="0" w:space="0" w:color="auto"/>
            <w:bottom w:val="none" w:sz="0" w:space="0" w:color="auto"/>
            <w:right w:val="none" w:sz="0" w:space="0" w:color="auto"/>
          </w:divBdr>
          <w:divsChild>
            <w:div w:id="870724278">
              <w:marLeft w:val="0"/>
              <w:marRight w:val="0"/>
              <w:marTop w:val="0"/>
              <w:marBottom w:val="0"/>
              <w:divBdr>
                <w:top w:val="none" w:sz="0" w:space="0" w:color="auto"/>
                <w:left w:val="none" w:sz="0" w:space="0" w:color="auto"/>
                <w:bottom w:val="none" w:sz="0" w:space="0" w:color="auto"/>
                <w:right w:val="none" w:sz="0" w:space="0" w:color="auto"/>
              </w:divBdr>
            </w:div>
          </w:divsChild>
        </w:div>
        <w:div w:id="296112754">
          <w:marLeft w:val="0"/>
          <w:marRight w:val="0"/>
          <w:marTop w:val="0"/>
          <w:marBottom w:val="0"/>
          <w:divBdr>
            <w:top w:val="none" w:sz="0" w:space="0" w:color="auto"/>
            <w:left w:val="none" w:sz="0" w:space="0" w:color="auto"/>
            <w:bottom w:val="none" w:sz="0" w:space="0" w:color="auto"/>
            <w:right w:val="none" w:sz="0" w:space="0" w:color="auto"/>
          </w:divBdr>
          <w:divsChild>
            <w:div w:id="1759214000">
              <w:marLeft w:val="0"/>
              <w:marRight w:val="0"/>
              <w:marTop w:val="0"/>
              <w:marBottom w:val="0"/>
              <w:divBdr>
                <w:top w:val="none" w:sz="0" w:space="0" w:color="auto"/>
                <w:left w:val="none" w:sz="0" w:space="0" w:color="auto"/>
                <w:bottom w:val="none" w:sz="0" w:space="0" w:color="auto"/>
                <w:right w:val="none" w:sz="0" w:space="0" w:color="auto"/>
              </w:divBdr>
            </w:div>
          </w:divsChild>
        </w:div>
        <w:div w:id="366220028">
          <w:marLeft w:val="0"/>
          <w:marRight w:val="0"/>
          <w:marTop w:val="0"/>
          <w:marBottom w:val="0"/>
          <w:divBdr>
            <w:top w:val="none" w:sz="0" w:space="0" w:color="auto"/>
            <w:left w:val="none" w:sz="0" w:space="0" w:color="auto"/>
            <w:bottom w:val="none" w:sz="0" w:space="0" w:color="auto"/>
            <w:right w:val="none" w:sz="0" w:space="0" w:color="auto"/>
          </w:divBdr>
        </w:div>
        <w:div w:id="379786267">
          <w:marLeft w:val="0"/>
          <w:marRight w:val="0"/>
          <w:marTop w:val="0"/>
          <w:marBottom w:val="0"/>
          <w:divBdr>
            <w:top w:val="none" w:sz="0" w:space="0" w:color="auto"/>
            <w:left w:val="none" w:sz="0" w:space="0" w:color="auto"/>
            <w:bottom w:val="none" w:sz="0" w:space="0" w:color="auto"/>
            <w:right w:val="none" w:sz="0" w:space="0" w:color="auto"/>
          </w:divBdr>
          <w:divsChild>
            <w:div w:id="239950498">
              <w:marLeft w:val="0"/>
              <w:marRight w:val="0"/>
              <w:marTop w:val="0"/>
              <w:marBottom w:val="0"/>
              <w:divBdr>
                <w:top w:val="none" w:sz="0" w:space="0" w:color="auto"/>
                <w:left w:val="none" w:sz="0" w:space="0" w:color="auto"/>
                <w:bottom w:val="none" w:sz="0" w:space="0" w:color="auto"/>
                <w:right w:val="none" w:sz="0" w:space="0" w:color="auto"/>
              </w:divBdr>
            </w:div>
          </w:divsChild>
        </w:div>
        <w:div w:id="408188357">
          <w:marLeft w:val="0"/>
          <w:marRight w:val="0"/>
          <w:marTop w:val="0"/>
          <w:marBottom w:val="0"/>
          <w:divBdr>
            <w:top w:val="none" w:sz="0" w:space="0" w:color="auto"/>
            <w:left w:val="none" w:sz="0" w:space="0" w:color="auto"/>
            <w:bottom w:val="none" w:sz="0" w:space="0" w:color="auto"/>
            <w:right w:val="none" w:sz="0" w:space="0" w:color="auto"/>
          </w:divBdr>
        </w:div>
        <w:div w:id="590705218">
          <w:marLeft w:val="0"/>
          <w:marRight w:val="0"/>
          <w:marTop w:val="0"/>
          <w:marBottom w:val="0"/>
          <w:divBdr>
            <w:top w:val="none" w:sz="0" w:space="0" w:color="auto"/>
            <w:left w:val="none" w:sz="0" w:space="0" w:color="auto"/>
            <w:bottom w:val="none" w:sz="0" w:space="0" w:color="auto"/>
            <w:right w:val="none" w:sz="0" w:space="0" w:color="auto"/>
          </w:divBdr>
          <w:divsChild>
            <w:div w:id="1603300364">
              <w:marLeft w:val="0"/>
              <w:marRight w:val="0"/>
              <w:marTop w:val="0"/>
              <w:marBottom w:val="0"/>
              <w:divBdr>
                <w:top w:val="none" w:sz="0" w:space="0" w:color="auto"/>
                <w:left w:val="none" w:sz="0" w:space="0" w:color="auto"/>
                <w:bottom w:val="none" w:sz="0" w:space="0" w:color="auto"/>
                <w:right w:val="none" w:sz="0" w:space="0" w:color="auto"/>
              </w:divBdr>
            </w:div>
          </w:divsChild>
        </w:div>
        <w:div w:id="625938227">
          <w:marLeft w:val="0"/>
          <w:marRight w:val="0"/>
          <w:marTop w:val="0"/>
          <w:marBottom w:val="0"/>
          <w:divBdr>
            <w:top w:val="none" w:sz="0" w:space="0" w:color="auto"/>
            <w:left w:val="none" w:sz="0" w:space="0" w:color="auto"/>
            <w:bottom w:val="none" w:sz="0" w:space="0" w:color="auto"/>
            <w:right w:val="none" w:sz="0" w:space="0" w:color="auto"/>
          </w:divBdr>
          <w:divsChild>
            <w:div w:id="946741475">
              <w:marLeft w:val="0"/>
              <w:marRight w:val="0"/>
              <w:marTop w:val="0"/>
              <w:marBottom w:val="0"/>
              <w:divBdr>
                <w:top w:val="none" w:sz="0" w:space="0" w:color="auto"/>
                <w:left w:val="none" w:sz="0" w:space="0" w:color="auto"/>
                <w:bottom w:val="none" w:sz="0" w:space="0" w:color="auto"/>
                <w:right w:val="none" w:sz="0" w:space="0" w:color="auto"/>
              </w:divBdr>
            </w:div>
          </w:divsChild>
        </w:div>
        <w:div w:id="675572785">
          <w:marLeft w:val="0"/>
          <w:marRight w:val="0"/>
          <w:marTop w:val="0"/>
          <w:marBottom w:val="0"/>
          <w:divBdr>
            <w:top w:val="none" w:sz="0" w:space="0" w:color="auto"/>
            <w:left w:val="none" w:sz="0" w:space="0" w:color="auto"/>
            <w:bottom w:val="none" w:sz="0" w:space="0" w:color="auto"/>
            <w:right w:val="none" w:sz="0" w:space="0" w:color="auto"/>
          </w:divBdr>
          <w:divsChild>
            <w:div w:id="887228364">
              <w:marLeft w:val="0"/>
              <w:marRight w:val="0"/>
              <w:marTop w:val="0"/>
              <w:marBottom w:val="0"/>
              <w:divBdr>
                <w:top w:val="none" w:sz="0" w:space="0" w:color="auto"/>
                <w:left w:val="none" w:sz="0" w:space="0" w:color="auto"/>
                <w:bottom w:val="none" w:sz="0" w:space="0" w:color="auto"/>
                <w:right w:val="none" w:sz="0" w:space="0" w:color="auto"/>
              </w:divBdr>
            </w:div>
          </w:divsChild>
        </w:div>
        <w:div w:id="709842146">
          <w:marLeft w:val="0"/>
          <w:marRight w:val="0"/>
          <w:marTop w:val="0"/>
          <w:marBottom w:val="0"/>
          <w:divBdr>
            <w:top w:val="none" w:sz="0" w:space="0" w:color="auto"/>
            <w:left w:val="none" w:sz="0" w:space="0" w:color="auto"/>
            <w:bottom w:val="none" w:sz="0" w:space="0" w:color="auto"/>
            <w:right w:val="none" w:sz="0" w:space="0" w:color="auto"/>
          </w:divBdr>
          <w:divsChild>
            <w:div w:id="2017994712">
              <w:marLeft w:val="0"/>
              <w:marRight w:val="0"/>
              <w:marTop w:val="0"/>
              <w:marBottom w:val="0"/>
              <w:divBdr>
                <w:top w:val="none" w:sz="0" w:space="0" w:color="auto"/>
                <w:left w:val="none" w:sz="0" w:space="0" w:color="auto"/>
                <w:bottom w:val="none" w:sz="0" w:space="0" w:color="auto"/>
                <w:right w:val="none" w:sz="0" w:space="0" w:color="auto"/>
              </w:divBdr>
            </w:div>
          </w:divsChild>
        </w:div>
        <w:div w:id="743338673">
          <w:marLeft w:val="0"/>
          <w:marRight w:val="0"/>
          <w:marTop w:val="0"/>
          <w:marBottom w:val="0"/>
          <w:divBdr>
            <w:top w:val="none" w:sz="0" w:space="0" w:color="auto"/>
            <w:left w:val="none" w:sz="0" w:space="0" w:color="auto"/>
            <w:bottom w:val="none" w:sz="0" w:space="0" w:color="auto"/>
            <w:right w:val="none" w:sz="0" w:space="0" w:color="auto"/>
          </w:divBdr>
          <w:divsChild>
            <w:div w:id="828014569">
              <w:marLeft w:val="0"/>
              <w:marRight w:val="0"/>
              <w:marTop w:val="0"/>
              <w:marBottom w:val="0"/>
              <w:divBdr>
                <w:top w:val="none" w:sz="0" w:space="0" w:color="auto"/>
                <w:left w:val="none" w:sz="0" w:space="0" w:color="auto"/>
                <w:bottom w:val="none" w:sz="0" w:space="0" w:color="auto"/>
                <w:right w:val="none" w:sz="0" w:space="0" w:color="auto"/>
              </w:divBdr>
            </w:div>
          </w:divsChild>
        </w:div>
        <w:div w:id="958872609">
          <w:marLeft w:val="0"/>
          <w:marRight w:val="0"/>
          <w:marTop w:val="0"/>
          <w:marBottom w:val="0"/>
          <w:divBdr>
            <w:top w:val="none" w:sz="0" w:space="0" w:color="auto"/>
            <w:left w:val="none" w:sz="0" w:space="0" w:color="auto"/>
            <w:bottom w:val="none" w:sz="0" w:space="0" w:color="auto"/>
            <w:right w:val="none" w:sz="0" w:space="0" w:color="auto"/>
          </w:divBdr>
          <w:divsChild>
            <w:div w:id="2119526552">
              <w:marLeft w:val="0"/>
              <w:marRight w:val="0"/>
              <w:marTop w:val="0"/>
              <w:marBottom w:val="0"/>
              <w:divBdr>
                <w:top w:val="none" w:sz="0" w:space="0" w:color="auto"/>
                <w:left w:val="none" w:sz="0" w:space="0" w:color="auto"/>
                <w:bottom w:val="none" w:sz="0" w:space="0" w:color="auto"/>
                <w:right w:val="none" w:sz="0" w:space="0" w:color="auto"/>
              </w:divBdr>
            </w:div>
          </w:divsChild>
        </w:div>
        <w:div w:id="1321426867">
          <w:marLeft w:val="0"/>
          <w:marRight w:val="0"/>
          <w:marTop w:val="0"/>
          <w:marBottom w:val="0"/>
          <w:divBdr>
            <w:top w:val="none" w:sz="0" w:space="0" w:color="auto"/>
            <w:left w:val="none" w:sz="0" w:space="0" w:color="auto"/>
            <w:bottom w:val="none" w:sz="0" w:space="0" w:color="auto"/>
            <w:right w:val="none" w:sz="0" w:space="0" w:color="auto"/>
          </w:divBdr>
          <w:divsChild>
            <w:div w:id="1353074728">
              <w:marLeft w:val="0"/>
              <w:marRight w:val="0"/>
              <w:marTop w:val="0"/>
              <w:marBottom w:val="0"/>
              <w:divBdr>
                <w:top w:val="none" w:sz="0" w:space="0" w:color="auto"/>
                <w:left w:val="none" w:sz="0" w:space="0" w:color="auto"/>
                <w:bottom w:val="none" w:sz="0" w:space="0" w:color="auto"/>
                <w:right w:val="none" w:sz="0" w:space="0" w:color="auto"/>
              </w:divBdr>
            </w:div>
          </w:divsChild>
        </w:div>
        <w:div w:id="1327396830">
          <w:marLeft w:val="0"/>
          <w:marRight w:val="0"/>
          <w:marTop w:val="0"/>
          <w:marBottom w:val="0"/>
          <w:divBdr>
            <w:top w:val="none" w:sz="0" w:space="0" w:color="auto"/>
            <w:left w:val="none" w:sz="0" w:space="0" w:color="auto"/>
            <w:bottom w:val="none" w:sz="0" w:space="0" w:color="auto"/>
            <w:right w:val="none" w:sz="0" w:space="0" w:color="auto"/>
          </w:divBdr>
          <w:divsChild>
            <w:div w:id="216359082">
              <w:marLeft w:val="0"/>
              <w:marRight w:val="0"/>
              <w:marTop w:val="0"/>
              <w:marBottom w:val="0"/>
              <w:divBdr>
                <w:top w:val="none" w:sz="0" w:space="0" w:color="auto"/>
                <w:left w:val="none" w:sz="0" w:space="0" w:color="auto"/>
                <w:bottom w:val="none" w:sz="0" w:space="0" w:color="auto"/>
                <w:right w:val="none" w:sz="0" w:space="0" w:color="auto"/>
              </w:divBdr>
            </w:div>
            <w:div w:id="956109642">
              <w:marLeft w:val="0"/>
              <w:marRight w:val="0"/>
              <w:marTop w:val="0"/>
              <w:marBottom w:val="0"/>
              <w:divBdr>
                <w:top w:val="none" w:sz="0" w:space="0" w:color="auto"/>
                <w:left w:val="none" w:sz="0" w:space="0" w:color="auto"/>
                <w:bottom w:val="none" w:sz="0" w:space="0" w:color="auto"/>
                <w:right w:val="none" w:sz="0" w:space="0" w:color="auto"/>
              </w:divBdr>
              <w:divsChild>
                <w:div w:id="1961450717">
                  <w:marLeft w:val="0"/>
                  <w:marRight w:val="0"/>
                  <w:marTop w:val="0"/>
                  <w:marBottom w:val="0"/>
                  <w:divBdr>
                    <w:top w:val="none" w:sz="0" w:space="0" w:color="auto"/>
                    <w:left w:val="none" w:sz="0" w:space="0" w:color="auto"/>
                    <w:bottom w:val="none" w:sz="0" w:space="0" w:color="auto"/>
                    <w:right w:val="none" w:sz="0" w:space="0" w:color="auto"/>
                  </w:divBdr>
                </w:div>
              </w:divsChild>
            </w:div>
            <w:div w:id="1819150932">
              <w:marLeft w:val="0"/>
              <w:marRight w:val="0"/>
              <w:marTop w:val="0"/>
              <w:marBottom w:val="0"/>
              <w:divBdr>
                <w:top w:val="none" w:sz="0" w:space="0" w:color="auto"/>
                <w:left w:val="none" w:sz="0" w:space="0" w:color="auto"/>
                <w:bottom w:val="none" w:sz="0" w:space="0" w:color="auto"/>
                <w:right w:val="none" w:sz="0" w:space="0" w:color="auto"/>
              </w:divBdr>
            </w:div>
          </w:divsChild>
        </w:div>
        <w:div w:id="1363431930">
          <w:marLeft w:val="0"/>
          <w:marRight w:val="0"/>
          <w:marTop w:val="0"/>
          <w:marBottom w:val="0"/>
          <w:divBdr>
            <w:top w:val="none" w:sz="0" w:space="0" w:color="auto"/>
            <w:left w:val="none" w:sz="0" w:space="0" w:color="auto"/>
            <w:bottom w:val="none" w:sz="0" w:space="0" w:color="auto"/>
            <w:right w:val="none" w:sz="0" w:space="0" w:color="auto"/>
          </w:divBdr>
          <w:divsChild>
            <w:div w:id="826359140">
              <w:marLeft w:val="0"/>
              <w:marRight w:val="0"/>
              <w:marTop w:val="0"/>
              <w:marBottom w:val="0"/>
              <w:divBdr>
                <w:top w:val="none" w:sz="0" w:space="0" w:color="auto"/>
                <w:left w:val="none" w:sz="0" w:space="0" w:color="auto"/>
                <w:bottom w:val="none" w:sz="0" w:space="0" w:color="auto"/>
                <w:right w:val="none" w:sz="0" w:space="0" w:color="auto"/>
              </w:divBdr>
            </w:div>
            <w:div w:id="969438551">
              <w:marLeft w:val="0"/>
              <w:marRight w:val="0"/>
              <w:marTop w:val="0"/>
              <w:marBottom w:val="0"/>
              <w:divBdr>
                <w:top w:val="none" w:sz="0" w:space="0" w:color="auto"/>
                <w:left w:val="none" w:sz="0" w:space="0" w:color="auto"/>
                <w:bottom w:val="none" w:sz="0" w:space="0" w:color="auto"/>
                <w:right w:val="none" w:sz="0" w:space="0" w:color="auto"/>
              </w:divBdr>
              <w:divsChild>
                <w:div w:id="1718699828">
                  <w:marLeft w:val="0"/>
                  <w:marRight w:val="0"/>
                  <w:marTop w:val="0"/>
                  <w:marBottom w:val="0"/>
                  <w:divBdr>
                    <w:top w:val="none" w:sz="0" w:space="0" w:color="auto"/>
                    <w:left w:val="none" w:sz="0" w:space="0" w:color="auto"/>
                    <w:bottom w:val="none" w:sz="0" w:space="0" w:color="auto"/>
                    <w:right w:val="none" w:sz="0" w:space="0" w:color="auto"/>
                  </w:divBdr>
                  <w:divsChild>
                    <w:div w:id="1086418384">
                      <w:marLeft w:val="0"/>
                      <w:marRight w:val="0"/>
                      <w:marTop w:val="0"/>
                      <w:marBottom w:val="0"/>
                      <w:divBdr>
                        <w:top w:val="none" w:sz="0" w:space="0" w:color="auto"/>
                        <w:left w:val="none" w:sz="0" w:space="0" w:color="auto"/>
                        <w:bottom w:val="none" w:sz="0" w:space="0" w:color="auto"/>
                        <w:right w:val="none" w:sz="0" w:space="0" w:color="auto"/>
                      </w:divBdr>
                      <w:divsChild>
                        <w:div w:id="64105967">
                          <w:marLeft w:val="0"/>
                          <w:marRight w:val="0"/>
                          <w:marTop w:val="0"/>
                          <w:marBottom w:val="0"/>
                          <w:divBdr>
                            <w:top w:val="none" w:sz="0" w:space="0" w:color="auto"/>
                            <w:left w:val="none" w:sz="0" w:space="0" w:color="auto"/>
                            <w:bottom w:val="none" w:sz="0" w:space="0" w:color="auto"/>
                            <w:right w:val="none" w:sz="0" w:space="0" w:color="auto"/>
                          </w:divBdr>
                        </w:div>
                      </w:divsChild>
                    </w:div>
                    <w:div w:id="163567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384417">
          <w:marLeft w:val="0"/>
          <w:marRight w:val="0"/>
          <w:marTop w:val="0"/>
          <w:marBottom w:val="0"/>
          <w:divBdr>
            <w:top w:val="none" w:sz="0" w:space="0" w:color="auto"/>
            <w:left w:val="none" w:sz="0" w:space="0" w:color="auto"/>
            <w:bottom w:val="none" w:sz="0" w:space="0" w:color="auto"/>
            <w:right w:val="none" w:sz="0" w:space="0" w:color="auto"/>
          </w:divBdr>
          <w:divsChild>
            <w:div w:id="343216642">
              <w:marLeft w:val="0"/>
              <w:marRight w:val="0"/>
              <w:marTop w:val="0"/>
              <w:marBottom w:val="0"/>
              <w:divBdr>
                <w:top w:val="none" w:sz="0" w:space="0" w:color="auto"/>
                <w:left w:val="none" w:sz="0" w:space="0" w:color="auto"/>
                <w:bottom w:val="none" w:sz="0" w:space="0" w:color="auto"/>
                <w:right w:val="none" w:sz="0" w:space="0" w:color="auto"/>
              </w:divBdr>
              <w:divsChild>
                <w:div w:id="2135832387">
                  <w:marLeft w:val="0"/>
                  <w:marRight w:val="0"/>
                  <w:marTop w:val="0"/>
                  <w:marBottom w:val="0"/>
                  <w:divBdr>
                    <w:top w:val="none" w:sz="0" w:space="0" w:color="auto"/>
                    <w:left w:val="none" w:sz="0" w:space="0" w:color="auto"/>
                    <w:bottom w:val="none" w:sz="0" w:space="0" w:color="auto"/>
                    <w:right w:val="none" w:sz="0" w:space="0" w:color="auto"/>
                  </w:divBdr>
                  <w:divsChild>
                    <w:div w:id="98304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606269">
          <w:marLeft w:val="0"/>
          <w:marRight w:val="0"/>
          <w:marTop w:val="0"/>
          <w:marBottom w:val="0"/>
          <w:divBdr>
            <w:top w:val="none" w:sz="0" w:space="0" w:color="auto"/>
            <w:left w:val="none" w:sz="0" w:space="0" w:color="auto"/>
            <w:bottom w:val="none" w:sz="0" w:space="0" w:color="auto"/>
            <w:right w:val="none" w:sz="0" w:space="0" w:color="auto"/>
          </w:divBdr>
          <w:divsChild>
            <w:div w:id="1553540405">
              <w:marLeft w:val="0"/>
              <w:marRight w:val="0"/>
              <w:marTop w:val="0"/>
              <w:marBottom w:val="0"/>
              <w:divBdr>
                <w:top w:val="none" w:sz="0" w:space="0" w:color="auto"/>
                <w:left w:val="none" w:sz="0" w:space="0" w:color="auto"/>
                <w:bottom w:val="none" w:sz="0" w:space="0" w:color="auto"/>
                <w:right w:val="none" w:sz="0" w:space="0" w:color="auto"/>
              </w:divBdr>
              <w:divsChild>
                <w:div w:id="416487995">
                  <w:marLeft w:val="0"/>
                  <w:marRight w:val="0"/>
                  <w:marTop w:val="0"/>
                  <w:marBottom w:val="0"/>
                  <w:divBdr>
                    <w:top w:val="none" w:sz="0" w:space="0" w:color="auto"/>
                    <w:left w:val="none" w:sz="0" w:space="0" w:color="auto"/>
                    <w:bottom w:val="none" w:sz="0" w:space="0" w:color="auto"/>
                    <w:right w:val="none" w:sz="0" w:space="0" w:color="auto"/>
                  </w:divBdr>
                  <w:divsChild>
                    <w:div w:id="269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41107">
              <w:marLeft w:val="0"/>
              <w:marRight w:val="0"/>
              <w:marTop w:val="0"/>
              <w:marBottom w:val="0"/>
              <w:divBdr>
                <w:top w:val="none" w:sz="0" w:space="0" w:color="auto"/>
                <w:left w:val="none" w:sz="0" w:space="0" w:color="auto"/>
                <w:bottom w:val="none" w:sz="0" w:space="0" w:color="auto"/>
                <w:right w:val="none" w:sz="0" w:space="0" w:color="auto"/>
              </w:divBdr>
              <w:divsChild>
                <w:div w:id="268204580">
                  <w:marLeft w:val="0"/>
                  <w:marRight w:val="0"/>
                  <w:marTop w:val="0"/>
                  <w:marBottom w:val="0"/>
                  <w:divBdr>
                    <w:top w:val="none" w:sz="0" w:space="0" w:color="auto"/>
                    <w:left w:val="none" w:sz="0" w:space="0" w:color="auto"/>
                    <w:bottom w:val="none" w:sz="0" w:space="0" w:color="auto"/>
                    <w:right w:val="none" w:sz="0" w:space="0" w:color="auto"/>
                  </w:divBdr>
                  <w:divsChild>
                    <w:div w:id="557282671">
                      <w:marLeft w:val="0"/>
                      <w:marRight w:val="0"/>
                      <w:marTop w:val="0"/>
                      <w:marBottom w:val="0"/>
                      <w:divBdr>
                        <w:top w:val="none" w:sz="0" w:space="0" w:color="auto"/>
                        <w:left w:val="none" w:sz="0" w:space="0" w:color="auto"/>
                        <w:bottom w:val="none" w:sz="0" w:space="0" w:color="auto"/>
                        <w:right w:val="none" w:sz="0" w:space="0" w:color="auto"/>
                      </w:divBdr>
                      <w:divsChild>
                        <w:div w:id="214194937">
                          <w:marLeft w:val="0"/>
                          <w:marRight w:val="0"/>
                          <w:marTop w:val="0"/>
                          <w:marBottom w:val="0"/>
                          <w:divBdr>
                            <w:top w:val="none" w:sz="0" w:space="0" w:color="auto"/>
                            <w:left w:val="none" w:sz="0" w:space="0" w:color="auto"/>
                            <w:bottom w:val="none" w:sz="0" w:space="0" w:color="auto"/>
                            <w:right w:val="none" w:sz="0" w:space="0" w:color="auto"/>
                          </w:divBdr>
                        </w:div>
                      </w:divsChild>
                    </w:div>
                    <w:div w:id="151653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368976">
              <w:marLeft w:val="0"/>
              <w:marRight w:val="0"/>
              <w:marTop w:val="0"/>
              <w:marBottom w:val="0"/>
              <w:divBdr>
                <w:top w:val="none" w:sz="0" w:space="0" w:color="auto"/>
                <w:left w:val="none" w:sz="0" w:space="0" w:color="auto"/>
                <w:bottom w:val="none" w:sz="0" w:space="0" w:color="auto"/>
                <w:right w:val="none" w:sz="0" w:space="0" w:color="auto"/>
              </w:divBdr>
              <w:divsChild>
                <w:div w:id="147063701">
                  <w:marLeft w:val="0"/>
                  <w:marRight w:val="0"/>
                  <w:marTop w:val="0"/>
                  <w:marBottom w:val="0"/>
                  <w:divBdr>
                    <w:top w:val="none" w:sz="0" w:space="0" w:color="auto"/>
                    <w:left w:val="none" w:sz="0" w:space="0" w:color="auto"/>
                    <w:bottom w:val="none" w:sz="0" w:space="0" w:color="auto"/>
                    <w:right w:val="none" w:sz="0" w:space="0" w:color="auto"/>
                  </w:divBdr>
                  <w:divsChild>
                    <w:div w:id="1017580557">
                      <w:marLeft w:val="0"/>
                      <w:marRight w:val="0"/>
                      <w:marTop w:val="0"/>
                      <w:marBottom w:val="0"/>
                      <w:divBdr>
                        <w:top w:val="none" w:sz="0" w:space="0" w:color="auto"/>
                        <w:left w:val="none" w:sz="0" w:space="0" w:color="auto"/>
                        <w:bottom w:val="none" w:sz="0" w:space="0" w:color="auto"/>
                        <w:right w:val="none" w:sz="0" w:space="0" w:color="auto"/>
                      </w:divBdr>
                      <w:divsChild>
                        <w:div w:id="1675570487">
                          <w:marLeft w:val="0"/>
                          <w:marRight w:val="0"/>
                          <w:marTop w:val="0"/>
                          <w:marBottom w:val="0"/>
                          <w:divBdr>
                            <w:top w:val="none" w:sz="0" w:space="0" w:color="auto"/>
                            <w:left w:val="none" w:sz="0" w:space="0" w:color="auto"/>
                            <w:bottom w:val="none" w:sz="0" w:space="0" w:color="auto"/>
                            <w:right w:val="none" w:sz="0" w:space="0" w:color="auto"/>
                          </w:divBdr>
                        </w:div>
                      </w:divsChild>
                    </w:div>
                    <w:div w:id="17050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21726">
          <w:marLeft w:val="0"/>
          <w:marRight w:val="0"/>
          <w:marTop w:val="0"/>
          <w:marBottom w:val="0"/>
          <w:divBdr>
            <w:top w:val="none" w:sz="0" w:space="0" w:color="auto"/>
            <w:left w:val="none" w:sz="0" w:space="0" w:color="auto"/>
            <w:bottom w:val="none" w:sz="0" w:space="0" w:color="auto"/>
            <w:right w:val="none" w:sz="0" w:space="0" w:color="auto"/>
          </w:divBdr>
          <w:divsChild>
            <w:div w:id="61686074">
              <w:marLeft w:val="0"/>
              <w:marRight w:val="0"/>
              <w:marTop w:val="0"/>
              <w:marBottom w:val="0"/>
              <w:divBdr>
                <w:top w:val="none" w:sz="0" w:space="0" w:color="auto"/>
                <w:left w:val="none" w:sz="0" w:space="0" w:color="auto"/>
                <w:bottom w:val="none" w:sz="0" w:space="0" w:color="auto"/>
                <w:right w:val="none" w:sz="0" w:space="0" w:color="auto"/>
              </w:divBdr>
            </w:div>
          </w:divsChild>
        </w:div>
        <w:div w:id="1753426641">
          <w:marLeft w:val="0"/>
          <w:marRight w:val="0"/>
          <w:marTop w:val="0"/>
          <w:marBottom w:val="0"/>
          <w:divBdr>
            <w:top w:val="none" w:sz="0" w:space="0" w:color="auto"/>
            <w:left w:val="none" w:sz="0" w:space="0" w:color="auto"/>
            <w:bottom w:val="none" w:sz="0" w:space="0" w:color="auto"/>
            <w:right w:val="none" w:sz="0" w:space="0" w:color="auto"/>
          </w:divBdr>
          <w:divsChild>
            <w:div w:id="29037846">
              <w:marLeft w:val="0"/>
              <w:marRight w:val="0"/>
              <w:marTop w:val="0"/>
              <w:marBottom w:val="0"/>
              <w:divBdr>
                <w:top w:val="none" w:sz="0" w:space="0" w:color="auto"/>
                <w:left w:val="none" w:sz="0" w:space="0" w:color="auto"/>
                <w:bottom w:val="none" w:sz="0" w:space="0" w:color="auto"/>
                <w:right w:val="none" w:sz="0" w:space="0" w:color="auto"/>
              </w:divBdr>
            </w:div>
          </w:divsChild>
        </w:div>
        <w:div w:id="1757820915">
          <w:marLeft w:val="0"/>
          <w:marRight w:val="0"/>
          <w:marTop w:val="0"/>
          <w:marBottom w:val="0"/>
          <w:divBdr>
            <w:top w:val="none" w:sz="0" w:space="0" w:color="auto"/>
            <w:left w:val="none" w:sz="0" w:space="0" w:color="auto"/>
            <w:bottom w:val="none" w:sz="0" w:space="0" w:color="auto"/>
            <w:right w:val="none" w:sz="0" w:space="0" w:color="auto"/>
          </w:divBdr>
          <w:divsChild>
            <w:div w:id="961378292">
              <w:marLeft w:val="0"/>
              <w:marRight w:val="0"/>
              <w:marTop w:val="0"/>
              <w:marBottom w:val="0"/>
              <w:divBdr>
                <w:top w:val="none" w:sz="0" w:space="0" w:color="auto"/>
                <w:left w:val="none" w:sz="0" w:space="0" w:color="auto"/>
                <w:bottom w:val="none" w:sz="0" w:space="0" w:color="auto"/>
                <w:right w:val="none" w:sz="0" w:space="0" w:color="auto"/>
              </w:divBdr>
            </w:div>
          </w:divsChild>
        </w:div>
        <w:div w:id="1898977710">
          <w:marLeft w:val="0"/>
          <w:marRight w:val="0"/>
          <w:marTop w:val="0"/>
          <w:marBottom w:val="0"/>
          <w:divBdr>
            <w:top w:val="none" w:sz="0" w:space="0" w:color="auto"/>
            <w:left w:val="none" w:sz="0" w:space="0" w:color="auto"/>
            <w:bottom w:val="none" w:sz="0" w:space="0" w:color="auto"/>
            <w:right w:val="none" w:sz="0" w:space="0" w:color="auto"/>
          </w:divBdr>
          <w:divsChild>
            <w:div w:id="923301315">
              <w:marLeft w:val="0"/>
              <w:marRight w:val="0"/>
              <w:marTop w:val="0"/>
              <w:marBottom w:val="0"/>
              <w:divBdr>
                <w:top w:val="none" w:sz="0" w:space="0" w:color="auto"/>
                <w:left w:val="none" w:sz="0" w:space="0" w:color="auto"/>
                <w:bottom w:val="none" w:sz="0" w:space="0" w:color="auto"/>
                <w:right w:val="none" w:sz="0" w:space="0" w:color="auto"/>
              </w:divBdr>
            </w:div>
          </w:divsChild>
        </w:div>
        <w:div w:id="2021621498">
          <w:marLeft w:val="0"/>
          <w:marRight w:val="0"/>
          <w:marTop w:val="0"/>
          <w:marBottom w:val="0"/>
          <w:divBdr>
            <w:top w:val="none" w:sz="0" w:space="0" w:color="auto"/>
            <w:left w:val="none" w:sz="0" w:space="0" w:color="auto"/>
            <w:bottom w:val="none" w:sz="0" w:space="0" w:color="auto"/>
            <w:right w:val="none" w:sz="0" w:space="0" w:color="auto"/>
          </w:divBdr>
          <w:divsChild>
            <w:div w:id="1767261222">
              <w:marLeft w:val="0"/>
              <w:marRight w:val="0"/>
              <w:marTop w:val="0"/>
              <w:marBottom w:val="0"/>
              <w:divBdr>
                <w:top w:val="none" w:sz="0" w:space="0" w:color="auto"/>
                <w:left w:val="none" w:sz="0" w:space="0" w:color="auto"/>
                <w:bottom w:val="none" w:sz="0" w:space="0" w:color="auto"/>
                <w:right w:val="none" w:sz="0" w:space="0" w:color="auto"/>
              </w:divBdr>
            </w:div>
          </w:divsChild>
        </w:div>
        <w:div w:id="2101825640">
          <w:marLeft w:val="0"/>
          <w:marRight w:val="0"/>
          <w:marTop w:val="0"/>
          <w:marBottom w:val="0"/>
          <w:divBdr>
            <w:top w:val="none" w:sz="0" w:space="0" w:color="auto"/>
            <w:left w:val="none" w:sz="0" w:space="0" w:color="auto"/>
            <w:bottom w:val="none" w:sz="0" w:space="0" w:color="auto"/>
            <w:right w:val="none" w:sz="0" w:space="0" w:color="auto"/>
          </w:divBdr>
          <w:divsChild>
            <w:div w:id="584337763">
              <w:marLeft w:val="0"/>
              <w:marRight w:val="0"/>
              <w:marTop w:val="0"/>
              <w:marBottom w:val="0"/>
              <w:divBdr>
                <w:top w:val="none" w:sz="0" w:space="0" w:color="auto"/>
                <w:left w:val="none" w:sz="0" w:space="0" w:color="auto"/>
                <w:bottom w:val="none" w:sz="0" w:space="0" w:color="auto"/>
                <w:right w:val="none" w:sz="0" w:space="0" w:color="auto"/>
              </w:divBdr>
              <w:divsChild>
                <w:div w:id="1231620985">
                  <w:marLeft w:val="0"/>
                  <w:marRight w:val="0"/>
                  <w:marTop w:val="0"/>
                  <w:marBottom w:val="0"/>
                  <w:divBdr>
                    <w:top w:val="none" w:sz="0" w:space="0" w:color="auto"/>
                    <w:left w:val="none" w:sz="0" w:space="0" w:color="auto"/>
                    <w:bottom w:val="none" w:sz="0" w:space="0" w:color="auto"/>
                    <w:right w:val="none" w:sz="0" w:space="0" w:color="auto"/>
                  </w:divBdr>
                  <w:divsChild>
                    <w:div w:id="6024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82447">
      <w:bodyDiv w:val="1"/>
      <w:marLeft w:val="0"/>
      <w:marRight w:val="0"/>
      <w:marTop w:val="0"/>
      <w:marBottom w:val="0"/>
      <w:divBdr>
        <w:top w:val="none" w:sz="0" w:space="0" w:color="auto"/>
        <w:left w:val="none" w:sz="0" w:space="0" w:color="auto"/>
        <w:bottom w:val="none" w:sz="0" w:space="0" w:color="auto"/>
        <w:right w:val="none" w:sz="0" w:space="0" w:color="auto"/>
      </w:divBdr>
    </w:div>
    <w:div w:id="688915646">
      <w:bodyDiv w:val="1"/>
      <w:marLeft w:val="0"/>
      <w:marRight w:val="0"/>
      <w:marTop w:val="0"/>
      <w:marBottom w:val="0"/>
      <w:divBdr>
        <w:top w:val="none" w:sz="0" w:space="0" w:color="auto"/>
        <w:left w:val="none" w:sz="0" w:space="0" w:color="auto"/>
        <w:bottom w:val="none" w:sz="0" w:space="0" w:color="auto"/>
        <w:right w:val="none" w:sz="0" w:space="0" w:color="auto"/>
      </w:divBdr>
      <w:divsChild>
        <w:div w:id="20209995">
          <w:marLeft w:val="0"/>
          <w:marRight w:val="0"/>
          <w:marTop w:val="0"/>
          <w:marBottom w:val="0"/>
          <w:divBdr>
            <w:top w:val="none" w:sz="0" w:space="0" w:color="auto"/>
            <w:left w:val="none" w:sz="0" w:space="0" w:color="auto"/>
            <w:bottom w:val="none" w:sz="0" w:space="0" w:color="auto"/>
            <w:right w:val="none" w:sz="0" w:space="0" w:color="auto"/>
          </w:divBdr>
          <w:divsChild>
            <w:div w:id="88545585">
              <w:marLeft w:val="0"/>
              <w:marRight w:val="0"/>
              <w:marTop w:val="0"/>
              <w:marBottom w:val="0"/>
              <w:divBdr>
                <w:top w:val="none" w:sz="0" w:space="0" w:color="auto"/>
                <w:left w:val="none" w:sz="0" w:space="0" w:color="auto"/>
                <w:bottom w:val="none" w:sz="0" w:space="0" w:color="auto"/>
                <w:right w:val="none" w:sz="0" w:space="0" w:color="auto"/>
              </w:divBdr>
              <w:divsChild>
                <w:div w:id="121387422">
                  <w:marLeft w:val="0"/>
                  <w:marRight w:val="0"/>
                  <w:marTop w:val="0"/>
                  <w:marBottom w:val="0"/>
                  <w:divBdr>
                    <w:top w:val="none" w:sz="0" w:space="0" w:color="auto"/>
                    <w:left w:val="none" w:sz="0" w:space="0" w:color="auto"/>
                    <w:bottom w:val="none" w:sz="0" w:space="0" w:color="auto"/>
                    <w:right w:val="none" w:sz="0" w:space="0" w:color="auto"/>
                  </w:divBdr>
                </w:div>
                <w:div w:id="1467426982">
                  <w:marLeft w:val="0"/>
                  <w:marRight w:val="0"/>
                  <w:marTop w:val="0"/>
                  <w:marBottom w:val="0"/>
                  <w:divBdr>
                    <w:top w:val="none" w:sz="0" w:space="0" w:color="auto"/>
                    <w:left w:val="none" w:sz="0" w:space="0" w:color="auto"/>
                    <w:bottom w:val="none" w:sz="0" w:space="0" w:color="auto"/>
                    <w:right w:val="none" w:sz="0" w:space="0" w:color="auto"/>
                  </w:divBdr>
                  <w:divsChild>
                    <w:div w:id="883100778">
                      <w:marLeft w:val="0"/>
                      <w:marRight w:val="0"/>
                      <w:marTop w:val="0"/>
                      <w:marBottom w:val="0"/>
                      <w:divBdr>
                        <w:top w:val="none" w:sz="0" w:space="0" w:color="auto"/>
                        <w:left w:val="none" w:sz="0" w:space="0" w:color="auto"/>
                        <w:bottom w:val="none" w:sz="0" w:space="0" w:color="auto"/>
                        <w:right w:val="none" w:sz="0" w:space="0" w:color="auto"/>
                      </w:divBdr>
                      <w:divsChild>
                        <w:div w:id="434248023">
                          <w:marLeft w:val="0"/>
                          <w:marRight w:val="0"/>
                          <w:marTop w:val="0"/>
                          <w:marBottom w:val="0"/>
                          <w:divBdr>
                            <w:top w:val="none" w:sz="0" w:space="0" w:color="auto"/>
                            <w:left w:val="none" w:sz="0" w:space="0" w:color="auto"/>
                            <w:bottom w:val="none" w:sz="0" w:space="0" w:color="auto"/>
                            <w:right w:val="none" w:sz="0" w:space="0" w:color="auto"/>
                          </w:divBdr>
                        </w:div>
                        <w:div w:id="435908720">
                          <w:marLeft w:val="0"/>
                          <w:marRight w:val="0"/>
                          <w:marTop w:val="0"/>
                          <w:marBottom w:val="0"/>
                          <w:divBdr>
                            <w:top w:val="none" w:sz="0" w:space="0" w:color="auto"/>
                            <w:left w:val="none" w:sz="0" w:space="0" w:color="auto"/>
                            <w:bottom w:val="none" w:sz="0" w:space="0" w:color="auto"/>
                            <w:right w:val="none" w:sz="0" w:space="0" w:color="auto"/>
                          </w:divBdr>
                          <w:divsChild>
                            <w:div w:id="417025190">
                              <w:marLeft w:val="0"/>
                              <w:marRight w:val="0"/>
                              <w:marTop w:val="0"/>
                              <w:marBottom w:val="0"/>
                              <w:divBdr>
                                <w:top w:val="none" w:sz="0" w:space="0" w:color="auto"/>
                                <w:left w:val="none" w:sz="0" w:space="0" w:color="auto"/>
                                <w:bottom w:val="none" w:sz="0" w:space="0" w:color="auto"/>
                                <w:right w:val="none" w:sz="0" w:space="0" w:color="auto"/>
                              </w:divBdr>
                            </w:div>
                            <w:div w:id="48832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18428">
                      <w:marLeft w:val="0"/>
                      <w:marRight w:val="0"/>
                      <w:marTop w:val="0"/>
                      <w:marBottom w:val="0"/>
                      <w:divBdr>
                        <w:top w:val="none" w:sz="0" w:space="0" w:color="auto"/>
                        <w:left w:val="none" w:sz="0" w:space="0" w:color="auto"/>
                        <w:bottom w:val="none" w:sz="0" w:space="0" w:color="auto"/>
                        <w:right w:val="none" w:sz="0" w:space="0" w:color="auto"/>
                      </w:divBdr>
                      <w:divsChild>
                        <w:div w:id="1048382670">
                          <w:marLeft w:val="0"/>
                          <w:marRight w:val="0"/>
                          <w:marTop w:val="0"/>
                          <w:marBottom w:val="0"/>
                          <w:divBdr>
                            <w:top w:val="none" w:sz="0" w:space="0" w:color="auto"/>
                            <w:left w:val="none" w:sz="0" w:space="0" w:color="auto"/>
                            <w:bottom w:val="none" w:sz="0" w:space="0" w:color="auto"/>
                            <w:right w:val="none" w:sz="0" w:space="0" w:color="auto"/>
                          </w:divBdr>
                        </w:div>
                        <w:div w:id="1274286544">
                          <w:marLeft w:val="0"/>
                          <w:marRight w:val="0"/>
                          <w:marTop w:val="0"/>
                          <w:marBottom w:val="0"/>
                          <w:divBdr>
                            <w:top w:val="none" w:sz="0" w:space="0" w:color="auto"/>
                            <w:left w:val="none" w:sz="0" w:space="0" w:color="auto"/>
                            <w:bottom w:val="none" w:sz="0" w:space="0" w:color="auto"/>
                            <w:right w:val="none" w:sz="0" w:space="0" w:color="auto"/>
                          </w:divBdr>
                        </w:div>
                        <w:div w:id="1433822337">
                          <w:marLeft w:val="0"/>
                          <w:marRight w:val="0"/>
                          <w:marTop w:val="0"/>
                          <w:marBottom w:val="0"/>
                          <w:divBdr>
                            <w:top w:val="none" w:sz="0" w:space="0" w:color="auto"/>
                            <w:left w:val="none" w:sz="0" w:space="0" w:color="auto"/>
                            <w:bottom w:val="none" w:sz="0" w:space="0" w:color="auto"/>
                            <w:right w:val="none" w:sz="0" w:space="0" w:color="auto"/>
                          </w:divBdr>
                        </w:div>
                        <w:div w:id="14481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88659">
                  <w:marLeft w:val="0"/>
                  <w:marRight w:val="0"/>
                  <w:marTop w:val="0"/>
                  <w:marBottom w:val="0"/>
                  <w:divBdr>
                    <w:top w:val="none" w:sz="0" w:space="0" w:color="auto"/>
                    <w:left w:val="none" w:sz="0" w:space="0" w:color="auto"/>
                    <w:bottom w:val="none" w:sz="0" w:space="0" w:color="auto"/>
                    <w:right w:val="none" w:sz="0" w:space="0" w:color="auto"/>
                  </w:divBdr>
                </w:div>
              </w:divsChild>
            </w:div>
            <w:div w:id="363600688">
              <w:marLeft w:val="0"/>
              <w:marRight w:val="0"/>
              <w:marTop w:val="0"/>
              <w:marBottom w:val="0"/>
              <w:divBdr>
                <w:top w:val="none" w:sz="0" w:space="0" w:color="auto"/>
                <w:left w:val="none" w:sz="0" w:space="0" w:color="auto"/>
                <w:bottom w:val="none" w:sz="0" w:space="0" w:color="auto"/>
                <w:right w:val="none" w:sz="0" w:space="0" w:color="auto"/>
              </w:divBdr>
              <w:divsChild>
                <w:div w:id="655383929">
                  <w:marLeft w:val="0"/>
                  <w:marRight w:val="0"/>
                  <w:marTop w:val="0"/>
                  <w:marBottom w:val="0"/>
                  <w:divBdr>
                    <w:top w:val="none" w:sz="0" w:space="0" w:color="auto"/>
                    <w:left w:val="none" w:sz="0" w:space="0" w:color="auto"/>
                    <w:bottom w:val="none" w:sz="0" w:space="0" w:color="auto"/>
                    <w:right w:val="none" w:sz="0" w:space="0" w:color="auto"/>
                  </w:divBdr>
                  <w:divsChild>
                    <w:div w:id="796411806">
                      <w:marLeft w:val="0"/>
                      <w:marRight w:val="0"/>
                      <w:marTop w:val="0"/>
                      <w:marBottom w:val="0"/>
                      <w:divBdr>
                        <w:top w:val="none" w:sz="0" w:space="0" w:color="auto"/>
                        <w:left w:val="none" w:sz="0" w:space="0" w:color="auto"/>
                        <w:bottom w:val="none" w:sz="0" w:space="0" w:color="auto"/>
                        <w:right w:val="none" w:sz="0" w:space="0" w:color="auto"/>
                      </w:divBdr>
                    </w:div>
                    <w:div w:id="1222907109">
                      <w:marLeft w:val="0"/>
                      <w:marRight w:val="0"/>
                      <w:marTop w:val="0"/>
                      <w:marBottom w:val="0"/>
                      <w:divBdr>
                        <w:top w:val="none" w:sz="0" w:space="0" w:color="auto"/>
                        <w:left w:val="none" w:sz="0" w:space="0" w:color="auto"/>
                        <w:bottom w:val="none" w:sz="0" w:space="0" w:color="auto"/>
                        <w:right w:val="none" w:sz="0" w:space="0" w:color="auto"/>
                      </w:divBdr>
                      <w:divsChild>
                        <w:div w:id="499470200">
                          <w:marLeft w:val="0"/>
                          <w:marRight w:val="0"/>
                          <w:marTop w:val="0"/>
                          <w:marBottom w:val="0"/>
                          <w:divBdr>
                            <w:top w:val="none" w:sz="0" w:space="0" w:color="auto"/>
                            <w:left w:val="none" w:sz="0" w:space="0" w:color="auto"/>
                            <w:bottom w:val="none" w:sz="0" w:space="0" w:color="auto"/>
                            <w:right w:val="none" w:sz="0" w:space="0" w:color="auto"/>
                          </w:divBdr>
                          <w:divsChild>
                            <w:div w:id="665980810">
                              <w:marLeft w:val="0"/>
                              <w:marRight w:val="0"/>
                              <w:marTop w:val="0"/>
                              <w:marBottom w:val="0"/>
                              <w:divBdr>
                                <w:top w:val="none" w:sz="0" w:space="0" w:color="auto"/>
                                <w:left w:val="none" w:sz="0" w:space="0" w:color="auto"/>
                                <w:bottom w:val="none" w:sz="0" w:space="0" w:color="auto"/>
                                <w:right w:val="none" w:sz="0" w:space="0" w:color="auto"/>
                              </w:divBdr>
                            </w:div>
                            <w:div w:id="1840123339">
                              <w:marLeft w:val="0"/>
                              <w:marRight w:val="0"/>
                              <w:marTop w:val="0"/>
                              <w:marBottom w:val="0"/>
                              <w:divBdr>
                                <w:top w:val="none" w:sz="0" w:space="0" w:color="auto"/>
                                <w:left w:val="none" w:sz="0" w:space="0" w:color="auto"/>
                                <w:bottom w:val="none" w:sz="0" w:space="0" w:color="auto"/>
                                <w:right w:val="none" w:sz="0" w:space="0" w:color="auto"/>
                              </w:divBdr>
                            </w:div>
                          </w:divsChild>
                        </w:div>
                        <w:div w:id="525827066">
                          <w:marLeft w:val="0"/>
                          <w:marRight w:val="0"/>
                          <w:marTop w:val="0"/>
                          <w:marBottom w:val="0"/>
                          <w:divBdr>
                            <w:top w:val="none" w:sz="0" w:space="0" w:color="auto"/>
                            <w:left w:val="none" w:sz="0" w:space="0" w:color="auto"/>
                            <w:bottom w:val="none" w:sz="0" w:space="0" w:color="auto"/>
                            <w:right w:val="none" w:sz="0" w:space="0" w:color="auto"/>
                          </w:divBdr>
                        </w:div>
                        <w:div w:id="1080714302">
                          <w:marLeft w:val="0"/>
                          <w:marRight w:val="0"/>
                          <w:marTop w:val="0"/>
                          <w:marBottom w:val="0"/>
                          <w:divBdr>
                            <w:top w:val="none" w:sz="0" w:space="0" w:color="auto"/>
                            <w:left w:val="none" w:sz="0" w:space="0" w:color="auto"/>
                            <w:bottom w:val="none" w:sz="0" w:space="0" w:color="auto"/>
                            <w:right w:val="none" w:sz="0" w:space="0" w:color="auto"/>
                          </w:divBdr>
                        </w:div>
                        <w:div w:id="1636521079">
                          <w:marLeft w:val="0"/>
                          <w:marRight w:val="0"/>
                          <w:marTop w:val="0"/>
                          <w:marBottom w:val="0"/>
                          <w:divBdr>
                            <w:top w:val="none" w:sz="0" w:space="0" w:color="auto"/>
                            <w:left w:val="none" w:sz="0" w:space="0" w:color="auto"/>
                            <w:bottom w:val="none" w:sz="0" w:space="0" w:color="auto"/>
                            <w:right w:val="none" w:sz="0" w:space="0" w:color="auto"/>
                          </w:divBdr>
                          <w:divsChild>
                            <w:div w:id="1295672313">
                              <w:marLeft w:val="0"/>
                              <w:marRight w:val="0"/>
                              <w:marTop w:val="0"/>
                              <w:marBottom w:val="0"/>
                              <w:divBdr>
                                <w:top w:val="none" w:sz="0" w:space="0" w:color="auto"/>
                                <w:left w:val="none" w:sz="0" w:space="0" w:color="auto"/>
                                <w:bottom w:val="none" w:sz="0" w:space="0" w:color="auto"/>
                                <w:right w:val="none" w:sz="0" w:space="0" w:color="auto"/>
                              </w:divBdr>
                            </w:div>
                            <w:div w:id="19113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87251">
                  <w:marLeft w:val="0"/>
                  <w:marRight w:val="0"/>
                  <w:marTop w:val="0"/>
                  <w:marBottom w:val="0"/>
                  <w:divBdr>
                    <w:top w:val="none" w:sz="0" w:space="0" w:color="auto"/>
                    <w:left w:val="none" w:sz="0" w:space="0" w:color="auto"/>
                    <w:bottom w:val="none" w:sz="0" w:space="0" w:color="auto"/>
                    <w:right w:val="none" w:sz="0" w:space="0" w:color="auto"/>
                  </w:divBdr>
                  <w:divsChild>
                    <w:div w:id="589974545">
                      <w:marLeft w:val="0"/>
                      <w:marRight w:val="0"/>
                      <w:marTop w:val="0"/>
                      <w:marBottom w:val="0"/>
                      <w:divBdr>
                        <w:top w:val="none" w:sz="0" w:space="0" w:color="auto"/>
                        <w:left w:val="none" w:sz="0" w:space="0" w:color="auto"/>
                        <w:bottom w:val="none" w:sz="0" w:space="0" w:color="auto"/>
                        <w:right w:val="none" w:sz="0" w:space="0" w:color="auto"/>
                      </w:divBdr>
                    </w:div>
                    <w:div w:id="604967519">
                      <w:marLeft w:val="0"/>
                      <w:marRight w:val="0"/>
                      <w:marTop w:val="0"/>
                      <w:marBottom w:val="0"/>
                      <w:divBdr>
                        <w:top w:val="none" w:sz="0" w:space="0" w:color="auto"/>
                        <w:left w:val="none" w:sz="0" w:space="0" w:color="auto"/>
                        <w:bottom w:val="none" w:sz="0" w:space="0" w:color="auto"/>
                        <w:right w:val="none" w:sz="0" w:space="0" w:color="auto"/>
                      </w:divBdr>
                    </w:div>
                    <w:div w:id="1369989668">
                      <w:marLeft w:val="0"/>
                      <w:marRight w:val="0"/>
                      <w:marTop w:val="0"/>
                      <w:marBottom w:val="0"/>
                      <w:divBdr>
                        <w:top w:val="none" w:sz="0" w:space="0" w:color="auto"/>
                        <w:left w:val="none" w:sz="0" w:space="0" w:color="auto"/>
                        <w:bottom w:val="none" w:sz="0" w:space="0" w:color="auto"/>
                        <w:right w:val="none" w:sz="0" w:space="0" w:color="auto"/>
                      </w:divBdr>
                    </w:div>
                    <w:div w:id="187865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1097">
              <w:marLeft w:val="0"/>
              <w:marRight w:val="0"/>
              <w:marTop w:val="0"/>
              <w:marBottom w:val="0"/>
              <w:divBdr>
                <w:top w:val="none" w:sz="0" w:space="0" w:color="auto"/>
                <w:left w:val="none" w:sz="0" w:space="0" w:color="auto"/>
                <w:bottom w:val="none" w:sz="0" w:space="0" w:color="auto"/>
                <w:right w:val="none" w:sz="0" w:space="0" w:color="auto"/>
              </w:divBdr>
            </w:div>
            <w:div w:id="1429472506">
              <w:marLeft w:val="0"/>
              <w:marRight w:val="0"/>
              <w:marTop w:val="0"/>
              <w:marBottom w:val="0"/>
              <w:divBdr>
                <w:top w:val="none" w:sz="0" w:space="0" w:color="auto"/>
                <w:left w:val="none" w:sz="0" w:space="0" w:color="auto"/>
                <w:bottom w:val="none" w:sz="0" w:space="0" w:color="auto"/>
                <w:right w:val="none" w:sz="0" w:space="0" w:color="auto"/>
              </w:divBdr>
              <w:divsChild>
                <w:div w:id="780341106">
                  <w:marLeft w:val="0"/>
                  <w:marRight w:val="0"/>
                  <w:marTop w:val="0"/>
                  <w:marBottom w:val="0"/>
                  <w:divBdr>
                    <w:top w:val="none" w:sz="0" w:space="0" w:color="auto"/>
                    <w:left w:val="none" w:sz="0" w:space="0" w:color="auto"/>
                    <w:bottom w:val="none" w:sz="0" w:space="0" w:color="auto"/>
                    <w:right w:val="none" w:sz="0" w:space="0" w:color="auto"/>
                  </w:divBdr>
                </w:div>
                <w:div w:id="1420829404">
                  <w:marLeft w:val="0"/>
                  <w:marRight w:val="0"/>
                  <w:marTop w:val="0"/>
                  <w:marBottom w:val="0"/>
                  <w:divBdr>
                    <w:top w:val="none" w:sz="0" w:space="0" w:color="auto"/>
                    <w:left w:val="none" w:sz="0" w:space="0" w:color="auto"/>
                    <w:bottom w:val="none" w:sz="0" w:space="0" w:color="auto"/>
                    <w:right w:val="none" w:sz="0" w:space="0" w:color="auto"/>
                  </w:divBdr>
                  <w:divsChild>
                    <w:div w:id="376395417">
                      <w:marLeft w:val="0"/>
                      <w:marRight w:val="0"/>
                      <w:marTop w:val="0"/>
                      <w:marBottom w:val="0"/>
                      <w:divBdr>
                        <w:top w:val="none" w:sz="0" w:space="0" w:color="auto"/>
                        <w:left w:val="none" w:sz="0" w:space="0" w:color="auto"/>
                        <w:bottom w:val="none" w:sz="0" w:space="0" w:color="auto"/>
                        <w:right w:val="none" w:sz="0" w:space="0" w:color="auto"/>
                      </w:divBdr>
                    </w:div>
                    <w:div w:id="1142191438">
                      <w:marLeft w:val="0"/>
                      <w:marRight w:val="0"/>
                      <w:marTop w:val="0"/>
                      <w:marBottom w:val="0"/>
                      <w:divBdr>
                        <w:top w:val="none" w:sz="0" w:space="0" w:color="auto"/>
                        <w:left w:val="none" w:sz="0" w:space="0" w:color="auto"/>
                        <w:bottom w:val="none" w:sz="0" w:space="0" w:color="auto"/>
                        <w:right w:val="none" w:sz="0" w:space="0" w:color="auto"/>
                      </w:divBdr>
                    </w:div>
                    <w:div w:id="130384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15873">
              <w:marLeft w:val="0"/>
              <w:marRight w:val="0"/>
              <w:marTop w:val="0"/>
              <w:marBottom w:val="0"/>
              <w:divBdr>
                <w:top w:val="none" w:sz="0" w:space="0" w:color="auto"/>
                <w:left w:val="none" w:sz="0" w:space="0" w:color="auto"/>
                <w:bottom w:val="none" w:sz="0" w:space="0" w:color="auto"/>
                <w:right w:val="none" w:sz="0" w:space="0" w:color="auto"/>
              </w:divBdr>
            </w:div>
          </w:divsChild>
        </w:div>
        <w:div w:id="66728538">
          <w:marLeft w:val="0"/>
          <w:marRight w:val="0"/>
          <w:marTop w:val="0"/>
          <w:marBottom w:val="0"/>
          <w:divBdr>
            <w:top w:val="none" w:sz="0" w:space="0" w:color="auto"/>
            <w:left w:val="none" w:sz="0" w:space="0" w:color="auto"/>
            <w:bottom w:val="none" w:sz="0" w:space="0" w:color="auto"/>
            <w:right w:val="none" w:sz="0" w:space="0" w:color="auto"/>
          </w:divBdr>
          <w:divsChild>
            <w:div w:id="724571134">
              <w:marLeft w:val="0"/>
              <w:marRight w:val="0"/>
              <w:marTop w:val="0"/>
              <w:marBottom w:val="0"/>
              <w:divBdr>
                <w:top w:val="none" w:sz="0" w:space="0" w:color="auto"/>
                <w:left w:val="none" w:sz="0" w:space="0" w:color="auto"/>
                <w:bottom w:val="none" w:sz="0" w:space="0" w:color="auto"/>
                <w:right w:val="none" w:sz="0" w:space="0" w:color="auto"/>
              </w:divBdr>
            </w:div>
            <w:div w:id="1618634082">
              <w:marLeft w:val="0"/>
              <w:marRight w:val="0"/>
              <w:marTop w:val="0"/>
              <w:marBottom w:val="0"/>
              <w:divBdr>
                <w:top w:val="none" w:sz="0" w:space="0" w:color="auto"/>
                <w:left w:val="none" w:sz="0" w:space="0" w:color="auto"/>
                <w:bottom w:val="none" w:sz="0" w:space="0" w:color="auto"/>
                <w:right w:val="none" w:sz="0" w:space="0" w:color="auto"/>
              </w:divBdr>
              <w:divsChild>
                <w:div w:id="287585443">
                  <w:marLeft w:val="0"/>
                  <w:marRight w:val="0"/>
                  <w:marTop w:val="0"/>
                  <w:marBottom w:val="0"/>
                  <w:divBdr>
                    <w:top w:val="none" w:sz="0" w:space="0" w:color="auto"/>
                    <w:left w:val="none" w:sz="0" w:space="0" w:color="auto"/>
                    <w:bottom w:val="none" w:sz="0" w:space="0" w:color="auto"/>
                    <w:right w:val="none" w:sz="0" w:space="0" w:color="auto"/>
                  </w:divBdr>
                </w:div>
                <w:div w:id="531766293">
                  <w:marLeft w:val="0"/>
                  <w:marRight w:val="0"/>
                  <w:marTop w:val="0"/>
                  <w:marBottom w:val="0"/>
                  <w:divBdr>
                    <w:top w:val="none" w:sz="0" w:space="0" w:color="auto"/>
                    <w:left w:val="none" w:sz="0" w:space="0" w:color="auto"/>
                    <w:bottom w:val="none" w:sz="0" w:space="0" w:color="auto"/>
                    <w:right w:val="none" w:sz="0" w:space="0" w:color="auto"/>
                  </w:divBdr>
                  <w:divsChild>
                    <w:div w:id="52581618">
                      <w:marLeft w:val="0"/>
                      <w:marRight w:val="0"/>
                      <w:marTop w:val="0"/>
                      <w:marBottom w:val="0"/>
                      <w:divBdr>
                        <w:top w:val="none" w:sz="0" w:space="0" w:color="auto"/>
                        <w:left w:val="none" w:sz="0" w:space="0" w:color="auto"/>
                        <w:bottom w:val="none" w:sz="0" w:space="0" w:color="auto"/>
                        <w:right w:val="none" w:sz="0" w:space="0" w:color="auto"/>
                      </w:divBdr>
                    </w:div>
                    <w:div w:id="322245925">
                      <w:marLeft w:val="0"/>
                      <w:marRight w:val="0"/>
                      <w:marTop w:val="0"/>
                      <w:marBottom w:val="0"/>
                      <w:divBdr>
                        <w:top w:val="none" w:sz="0" w:space="0" w:color="auto"/>
                        <w:left w:val="none" w:sz="0" w:space="0" w:color="auto"/>
                        <w:bottom w:val="none" w:sz="0" w:space="0" w:color="auto"/>
                        <w:right w:val="none" w:sz="0" w:space="0" w:color="auto"/>
                      </w:divBdr>
                    </w:div>
                    <w:div w:id="702442461">
                      <w:marLeft w:val="0"/>
                      <w:marRight w:val="0"/>
                      <w:marTop w:val="0"/>
                      <w:marBottom w:val="0"/>
                      <w:divBdr>
                        <w:top w:val="none" w:sz="0" w:space="0" w:color="auto"/>
                        <w:left w:val="none" w:sz="0" w:space="0" w:color="auto"/>
                        <w:bottom w:val="none" w:sz="0" w:space="0" w:color="auto"/>
                        <w:right w:val="none" w:sz="0" w:space="0" w:color="auto"/>
                      </w:divBdr>
                    </w:div>
                    <w:div w:id="728387462">
                      <w:marLeft w:val="0"/>
                      <w:marRight w:val="0"/>
                      <w:marTop w:val="0"/>
                      <w:marBottom w:val="0"/>
                      <w:divBdr>
                        <w:top w:val="none" w:sz="0" w:space="0" w:color="auto"/>
                        <w:left w:val="none" w:sz="0" w:space="0" w:color="auto"/>
                        <w:bottom w:val="none" w:sz="0" w:space="0" w:color="auto"/>
                        <w:right w:val="none" w:sz="0" w:space="0" w:color="auto"/>
                      </w:divBdr>
                    </w:div>
                    <w:div w:id="845677832">
                      <w:marLeft w:val="0"/>
                      <w:marRight w:val="0"/>
                      <w:marTop w:val="0"/>
                      <w:marBottom w:val="0"/>
                      <w:divBdr>
                        <w:top w:val="none" w:sz="0" w:space="0" w:color="auto"/>
                        <w:left w:val="none" w:sz="0" w:space="0" w:color="auto"/>
                        <w:bottom w:val="none" w:sz="0" w:space="0" w:color="auto"/>
                        <w:right w:val="none" w:sz="0" w:space="0" w:color="auto"/>
                      </w:divBdr>
                    </w:div>
                    <w:div w:id="963148067">
                      <w:marLeft w:val="0"/>
                      <w:marRight w:val="0"/>
                      <w:marTop w:val="0"/>
                      <w:marBottom w:val="0"/>
                      <w:divBdr>
                        <w:top w:val="none" w:sz="0" w:space="0" w:color="auto"/>
                        <w:left w:val="none" w:sz="0" w:space="0" w:color="auto"/>
                        <w:bottom w:val="none" w:sz="0" w:space="0" w:color="auto"/>
                        <w:right w:val="none" w:sz="0" w:space="0" w:color="auto"/>
                      </w:divBdr>
                    </w:div>
                    <w:div w:id="1364209255">
                      <w:marLeft w:val="0"/>
                      <w:marRight w:val="0"/>
                      <w:marTop w:val="0"/>
                      <w:marBottom w:val="0"/>
                      <w:divBdr>
                        <w:top w:val="none" w:sz="0" w:space="0" w:color="auto"/>
                        <w:left w:val="none" w:sz="0" w:space="0" w:color="auto"/>
                        <w:bottom w:val="none" w:sz="0" w:space="0" w:color="auto"/>
                        <w:right w:val="none" w:sz="0" w:space="0" w:color="auto"/>
                      </w:divBdr>
                    </w:div>
                    <w:div w:id="1433084914">
                      <w:marLeft w:val="0"/>
                      <w:marRight w:val="0"/>
                      <w:marTop w:val="0"/>
                      <w:marBottom w:val="0"/>
                      <w:divBdr>
                        <w:top w:val="none" w:sz="0" w:space="0" w:color="auto"/>
                        <w:left w:val="none" w:sz="0" w:space="0" w:color="auto"/>
                        <w:bottom w:val="none" w:sz="0" w:space="0" w:color="auto"/>
                        <w:right w:val="none" w:sz="0" w:space="0" w:color="auto"/>
                      </w:divBdr>
                    </w:div>
                    <w:div w:id="1656563336">
                      <w:marLeft w:val="0"/>
                      <w:marRight w:val="0"/>
                      <w:marTop w:val="0"/>
                      <w:marBottom w:val="0"/>
                      <w:divBdr>
                        <w:top w:val="none" w:sz="0" w:space="0" w:color="auto"/>
                        <w:left w:val="none" w:sz="0" w:space="0" w:color="auto"/>
                        <w:bottom w:val="none" w:sz="0" w:space="0" w:color="auto"/>
                        <w:right w:val="none" w:sz="0" w:space="0" w:color="auto"/>
                      </w:divBdr>
                    </w:div>
                    <w:div w:id="1752392619">
                      <w:marLeft w:val="0"/>
                      <w:marRight w:val="0"/>
                      <w:marTop w:val="0"/>
                      <w:marBottom w:val="0"/>
                      <w:divBdr>
                        <w:top w:val="none" w:sz="0" w:space="0" w:color="auto"/>
                        <w:left w:val="none" w:sz="0" w:space="0" w:color="auto"/>
                        <w:bottom w:val="none" w:sz="0" w:space="0" w:color="auto"/>
                        <w:right w:val="none" w:sz="0" w:space="0" w:color="auto"/>
                      </w:divBdr>
                    </w:div>
                    <w:div w:id="1771775721">
                      <w:marLeft w:val="0"/>
                      <w:marRight w:val="0"/>
                      <w:marTop w:val="0"/>
                      <w:marBottom w:val="0"/>
                      <w:divBdr>
                        <w:top w:val="none" w:sz="0" w:space="0" w:color="auto"/>
                        <w:left w:val="none" w:sz="0" w:space="0" w:color="auto"/>
                        <w:bottom w:val="none" w:sz="0" w:space="0" w:color="auto"/>
                        <w:right w:val="none" w:sz="0" w:space="0" w:color="auto"/>
                      </w:divBdr>
                    </w:div>
                    <w:div w:id="1881359953">
                      <w:marLeft w:val="0"/>
                      <w:marRight w:val="0"/>
                      <w:marTop w:val="0"/>
                      <w:marBottom w:val="0"/>
                      <w:divBdr>
                        <w:top w:val="none" w:sz="0" w:space="0" w:color="auto"/>
                        <w:left w:val="none" w:sz="0" w:space="0" w:color="auto"/>
                        <w:bottom w:val="none" w:sz="0" w:space="0" w:color="auto"/>
                        <w:right w:val="none" w:sz="0" w:space="0" w:color="auto"/>
                      </w:divBdr>
                    </w:div>
                    <w:div w:id="2002586914">
                      <w:marLeft w:val="0"/>
                      <w:marRight w:val="0"/>
                      <w:marTop w:val="0"/>
                      <w:marBottom w:val="0"/>
                      <w:divBdr>
                        <w:top w:val="none" w:sz="0" w:space="0" w:color="auto"/>
                        <w:left w:val="none" w:sz="0" w:space="0" w:color="auto"/>
                        <w:bottom w:val="none" w:sz="0" w:space="0" w:color="auto"/>
                        <w:right w:val="none" w:sz="0" w:space="0" w:color="auto"/>
                      </w:divBdr>
                    </w:div>
                    <w:div w:id="205377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78456">
          <w:marLeft w:val="0"/>
          <w:marRight w:val="0"/>
          <w:marTop w:val="0"/>
          <w:marBottom w:val="0"/>
          <w:divBdr>
            <w:top w:val="none" w:sz="0" w:space="0" w:color="auto"/>
            <w:left w:val="none" w:sz="0" w:space="0" w:color="auto"/>
            <w:bottom w:val="none" w:sz="0" w:space="0" w:color="auto"/>
            <w:right w:val="none" w:sz="0" w:space="0" w:color="auto"/>
          </w:divBdr>
        </w:div>
        <w:div w:id="323360865">
          <w:marLeft w:val="0"/>
          <w:marRight w:val="0"/>
          <w:marTop w:val="0"/>
          <w:marBottom w:val="0"/>
          <w:divBdr>
            <w:top w:val="none" w:sz="0" w:space="0" w:color="auto"/>
            <w:left w:val="none" w:sz="0" w:space="0" w:color="auto"/>
            <w:bottom w:val="none" w:sz="0" w:space="0" w:color="auto"/>
            <w:right w:val="none" w:sz="0" w:space="0" w:color="auto"/>
          </w:divBdr>
        </w:div>
        <w:div w:id="360010335">
          <w:marLeft w:val="0"/>
          <w:marRight w:val="0"/>
          <w:marTop w:val="0"/>
          <w:marBottom w:val="0"/>
          <w:divBdr>
            <w:top w:val="none" w:sz="0" w:space="0" w:color="auto"/>
            <w:left w:val="none" w:sz="0" w:space="0" w:color="auto"/>
            <w:bottom w:val="none" w:sz="0" w:space="0" w:color="auto"/>
            <w:right w:val="none" w:sz="0" w:space="0" w:color="auto"/>
          </w:divBdr>
          <w:divsChild>
            <w:div w:id="240871073">
              <w:marLeft w:val="0"/>
              <w:marRight w:val="0"/>
              <w:marTop w:val="0"/>
              <w:marBottom w:val="0"/>
              <w:divBdr>
                <w:top w:val="none" w:sz="0" w:space="0" w:color="auto"/>
                <w:left w:val="none" w:sz="0" w:space="0" w:color="auto"/>
                <w:bottom w:val="none" w:sz="0" w:space="0" w:color="auto"/>
                <w:right w:val="none" w:sz="0" w:space="0" w:color="auto"/>
              </w:divBdr>
              <w:divsChild>
                <w:div w:id="162861961">
                  <w:marLeft w:val="0"/>
                  <w:marRight w:val="0"/>
                  <w:marTop w:val="0"/>
                  <w:marBottom w:val="0"/>
                  <w:divBdr>
                    <w:top w:val="none" w:sz="0" w:space="0" w:color="auto"/>
                    <w:left w:val="none" w:sz="0" w:space="0" w:color="auto"/>
                    <w:bottom w:val="none" w:sz="0" w:space="0" w:color="auto"/>
                    <w:right w:val="none" w:sz="0" w:space="0" w:color="auto"/>
                  </w:divBdr>
                  <w:divsChild>
                    <w:div w:id="273443927">
                      <w:marLeft w:val="0"/>
                      <w:marRight w:val="0"/>
                      <w:marTop w:val="0"/>
                      <w:marBottom w:val="0"/>
                      <w:divBdr>
                        <w:top w:val="none" w:sz="0" w:space="0" w:color="auto"/>
                        <w:left w:val="none" w:sz="0" w:space="0" w:color="auto"/>
                        <w:bottom w:val="none" w:sz="0" w:space="0" w:color="auto"/>
                        <w:right w:val="none" w:sz="0" w:space="0" w:color="auto"/>
                      </w:divBdr>
                    </w:div>
                    <w:div w:id="1435515932">
                      <w:marLeft w:val="0"/>
                      <w:marRight w:val="0"/>
                      <w:marTop w:val="0"/>
                      <w:marBottom w:val="0"/>
                      <w:divBdr>
                        <w:top w:val="none" w:sz="0" w:space="0" w:color="auto"/>
                        <w:left w:val="none" w:sz="0" w:space="0" w:color="auto"/>
                        <w:bottom w:val="none" w:sz="0" w:space="0" w:color="auto"/>
                        <w:right w:val="none" w:sz="0" w:space="0" w:color="auto"/>
                      </w:divBdr>
                      <w:divsChild>
                        <w:div w:id="350108360">
                          <w:marLeft w:val="0"/>
                          <w:marRight w:val="0"/>
                          <w:marTop w:val="0"/>
                          <w:marBottom w:val="0"/>
                          <w:divBdr>
                            <w:top w:val="none" w:sz="0" w:space="0" w:color="auto"/>
                            <w:left w:val="none" w:sz="0" w:space="0" w:color="auto"/>
                            <w:bottom w:val="none" w:sz="0" w:space="0" w:color="auto"/>
                            <w:right w:val="none" w:sz="0" w:space="0" w:color="auto"/>
                          </w:divBdr>
                        </w:div>
                        <w:div w:id="873350561">
                          <w:marLeft w:val="0"/>
                          <w:marRight w:val="0"/>
                          <w:marTop w:val="0"/>
                          <w:marBottom w:val="0"/>
                          <w:divBdr>
                            <w:top w:val="none" w:sz="0" w:space="0" w:color="auto"/>
                            <w:left w:val="none" w:sz="0" w:space="0" w:color="auto"/>
                            <w:bottom w:val="none" w:sz="0" w:space="0" w:color="auto"/>
                            <w:right w:val="none" w:sz="0" w:space="0" w:color="auto"/>
                          </w:divBdr>
                        </w:div>
                        <w:div w:id="21247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9081">
                  <w:marLeft w:val="0"/>
                  <w:marRight w:val="0"/>
                  <w:marTop w:val="0"/>
                  <w:marBottom w:val="0"/>
                  <w:divBdr>
                    <w:top w:val="none" w:sz="0" w:space="0" w:color="auto"/>
                    <w:left w:val="none" w:sz="0" w:space="0" w:color="auto"/>
                    <w:bottom w:val="none" w:sz="0" w:space="0" w:color="auto"/>
                    <w:right w:val="none" w:sz="0" w:space="0" w:color="auto"/>
                  </w:divBdr>
                </w:div>
                <w:div w:id="1284387554">
                  <w:marLeft w:val="0"/>
                  <w:marRight w:val="0"/>
                  <w:marTop w:val="0"/>
                  <w:marBottom w:val="0"/>
                  <w:divBdr>
                    <w:top w:val="none" w:sz="0" w:space="0" w:color="auto"/>
                    <w:left w:val="none" w:sz="0" w:space="0" w:color="auto"/>
                    <w:bottom w:val="none" w:sz="0" w:space="0" w:color="auto"/>
                    <w:right w:val="none" w:sz="0" w:space="0" w:color="auto"/>
                  </w:divBdr>
                  <w:divsChild>
                    <w:div w:id="493451848">
                      <w:marLeft w:val="0"/>
                      <w:marRight w:val="0"/>
                      <w:marTop w:val="0"/>
                      <w:marBottom w:val="0"/>
                      <w:divBdr>
                        <w:top w:val="none" w:sz="0" w:space="0" w:color="auto"/>
                        <w:left w:val="none" w:sz="0" w:space="0" w:color="auto"/>
                        <w:bottom w:val="none" w:sz="0" w:space="0" w:color="auto"/>
                        <w:right w:val="none" w:sz="0" w:space="0" w:color="auto"/>
                      </w:divBdr>
                    </w:div>
                    <w:div w:id="727388200">
                      <w:marLeft w:val="0"/>
                      <w:marRight w:val="0"/>
                      <w:marTop w:val="0"/>
                      <w:marBottom w:val="0"/>
                      <w:divBdr>
                        <w:top w:val="none" w:sz="0" w:space="0" w:color="auto"/>
                        <w:left w:val="none" w:sz="0" w:space="0" w:color="auto"/>
                        <w:bottom w:val="none" w:sz="0" w:space="0" w:color="auto"/>
                        <w:right w:val="none" w:sz="0" w:space="0" w:color="auto"/>
                      </w:divBdr>
                      <w:divsChild>
                        <w:div w:id="442500902">
                          <w:marLeft w:val="0"/>
                          <w:marRight w:val="0"/>
                          <w:marTop w:val="0"/>
                          <w:marBottom w:val="0"/>
                          <w:divBdr>
                            <w:top w:val="none" w:sz="0" w:space="0" w:color="auto"/>
                            <w:left w:val="none" w:sz="0" w:space="0" w:color="auto"/>
                            <w:bottom w:val="none" w:sz="0" w:space="0" w:color="auto"/>
                            <w:right w:val="none" w:sz="0" w:space="0" w:color="auto"/>
                          </w:divBdr>
                        </w:div>
                        <w:div w:id="1377389965">
                          <w:marLeft w:val="0"/>
                          <w:marRight w:val="0"/>
                          <w:marTop w:val="0"/>
                          <w:marBottom w:val="0"/>
                          <w:divBdr>
                            <w:top w:val="none" w:sz="0" w:space="0" w:color="auto"/>
                            <w:left w:val="none" w:sz="0" w:space="0" w:color="auto"/>
                            <w:bottom w:val="none" w:sz="0" w:space="0" w:color="auto"/>
                            <w:right w:val="none" w:sz="0" w:space="0" w:color="auto"/>
                          </w:divBdr>
                        </w:div>
                        <w:div w:id="152509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6957">
              <w:marLeft w:val="0"/>
              <w:marRight w:val="0"/>
              <w:marTop w:val="0"/>
              <w:marBottom w:val="0"/>
              <w:divBdr>
                <w:top w:val="none" w:sz="0" w:space="0" w:color="auto"/>
                <w:left w:val="none" w:sz="0" w:space="0" w:color="auto"/>
                <w:bottom w:val="none" w:sz="0" w:space="0" w:color="auto"/>
                <w:right w:val="none" w:sz="0" w:space="0" w:color="auto"/>
              </w:divBdr>
            </w:div>
            <w:div w:id="561909986">
              <w:marLeft w:val="0"/>
              <w:marRight w:val="0"/>
              <w:marTop w:val="0"/>
              <w:marBottom w:val="0"/>
              <w:divBdr>
                <w:top w:val="none" w:sz="0" w:space="0" w:color="auto"/>
                <w:left w:val="none" w:sz="0" w:space="0" w:color="auto"/>
                <w:bottom w:val="none" w:sz="0" w:space="0" w:color="auto"/>
                <w:right w:val="none" w:sz="0" w:space="0" w:color="auto"/>
              </w:divBdr>
            </w:div>
            <w:div w:id="774905918">
              <w:marLeft w:val="0"/>
              <w:marRight w:val="0"/>
              <w:marTop w:val="0"/>
              <w:marBottom w:val="0"/>
              <w:divBdr>
                <w:top w:val="none" w:sz="0" w:space="0" w:color="auto"/>
                <w:left w:val="none" w:sz="0" w:space="0" w:color="auto"/>
                <w:bottom w:val="none" w:sz="0" w:space="0" w:color="auto"/>
                <w:right w:val="none" w:sz="0" w:space="0" w:color="auto"/>
              </w:divBdr>
            </w:div>
            <w:div w:id="1260987138">
              <w:marLeft w:val="0"/>
              <w:marRight w:val="0"/>
              <w:marTop w:val="0"/>
              <w:marBottom w:val="0"/>
              <w:divBdr>
                <w:top w:val="none" w:sz="0" w:space="0" w:color="auto"/>
                <w:left w:val="none" w:sz="0" w:space="0" w:color="auto"/>
                <w:bottom w:val="none" w:sz="0" w:space="0" w:color="auto"/>
                <w:right w:val="none" w:sz="0" w:space="0" w:color="auto"/>
              </w:divBdr>
              <w:divsChild>
                <w:div w:id="58090214">
                  <w:marLeft w:val="0"/>
                  <w:marRight w:val="0"/>
                  <w:marTop w:val="0"/>
                  <w:marBottom w:val="0"/>
                  <w:divBdr>
                    <w:top w:val="none" w:sz="0" w:space="0" w:color="auto"/>
                    <w:left w:val="none" w:sz="0" w:space="0" w:color="auto"/>
                    <w:bottom w:val="none" w:sz="0" w:space="0" w:color="auto"/>
                    <w:right w:val="none" w:sz="0" w:space="0" w:color="auto"/>
                  </w:divBdr>
                </w:div>
                <w:div w:id="97988636">
                  <w:marLeft w:val="0"/>
                  <w:marRight w:val="0"/>
                  <w:marTop w:val="0"/>
                  <w:marBottom w:val="0"/>
                  <w:divBdr>
                    <w:top w:val="none" w:sz="0" w:space="0" w:color="auto"/>
                    <w:left w:val="none" w:sz="0" w:space="0" w:color="auto"/>
                    <w:bottom w:val="none" w:sz="0" w:space="0" w:color="auto"/>
                    <w:right w:val="none" w:sz="0" w:space="0" w:color="auto"/>
                  </w:divBdr>
                </w:div>
                <w:div w:id="852693961">
                  <w:marLeft w:val="0"/>
                  <w:marRight w:val="0"/>
                  <w:marTop w:val="0"/>
                  <w:marBottom w:val="0"/>
                  <w:divBdr>
                    <w:top w:val="none" w:sz="0" w:space="0" w:color="auto"/>
                    <w:left w:val="none" w:sz="0" w:space="0" w:color="auto"/>
                    <w:bottom w:val="none" w:sz="0" w:space="0" w:color="auto"/>
                    <w:right w:val="none" w:sz="0" w:space="0" w:color="auto"/>
                  </w:divBdr>
                </w:div>
              </w:divsChild>
            </w:div>
            <w:div w:id="1442722320">
              <w:marLeft w:val="0"/>
              <w:marRight w:val="0"/>
              <w:marTop w:val="0"/>
              <w:marBottom w:val="0"/>
              <w:divBdr>
                <w:top w:val="none" w:sz="0" w:space="0" w:color="auto"/>
                <w:left w:val="none" w:sz="0" w:space="0" w:color="auto"/>
                <w:bottom w:val="none" w:sz="0" w:space="0" w:color="auto"/>
                <w:right w:val="none" w:sz="0" w:space="0" w:color="auto"/>
              </w:divBdr>
            </w:div>
          </w:divsChild>
        </w:div>
        <w:div w:id="382096270">
          <w:marLeft w:val="0"/>
          <w:marRight w:val="0"/>
          <w:marTop w:val="0"/>
          <w:marBottom w:val="0"/>
          <w:divBdr>
            <w:top w:val="none" w:sz="0" w:space="0" w:color="auto"/>
            <w:left w:val="none" w:sz="0" w:space="0" w:color="auto"/>
            <w:bottom w:val="none" w:sz="0" w:space="0" w:color="auto"/>
            <w:right w:val="none" w:sz="0" w:space="0" w:color="auto"/>
          </w:divBdr>
          <w:divsChild>
            <w:div w:id="581767045">
              <w:marLeft w:val="0"/>
              <w:marRight w:val="0"/>
              <w:marTop w:val="0"/>
              <w:marBottom w:val="0"/>
              <w:divBdr>
                <w:top w:val="none" w:sz="0" w:space="0" w:color="auto"/>
                <w:left w:val="none" w:sz="0" w:space="0" w:color="auto"/>
                <w:bottom w:val="none" w:sz="0" w:space="0" w:color="auto"/>
                <w:right w:val="none" w:sz="0" w:space="0" w:color="auto"/>
              </w:divBdr>
            </w:div>
            <w:div w:id="596716061">
              <w:marLeft w:val="0"/>
              <w:marRight w:val="0"/>
              <w:marTop w:val="0"/>
              <w:marBottom w:val="0"/>
              <w:divBdr>
                <w:top w:val="none" w:sz="0" w:space="0" w:color="auto"/>
                <w:left w:val="none" w:sz="0" w:space="0" w:color="auto"/>
                <w:bottom w:val="none" w:sz="0" w:space="0" w:color="auto"/>
                <w:right w:val="none" w:sz="0" w:space="0" w:color="auto"/>
              </w:divBdr>
              <w:divsChild>
                <w:div w:id="681781113">
                  <w:marLeft w:val="0"/>
                  <w:marRight w:val="0"/>
                  <w:marTop w:val="0"/>
                  <w:marBottom w:val="0"/>
                  <w:divBdr>
                    <w:top w:val="none" w:sz="0" w:space="0" w:color="auto"/>
                    <w:left w:val="none" w:sz="0" w:space="0" w:color="auto"/>
                    <w:bottom w:val="none" w:sz="0" w:space="0" w:color="auto"/>
                    <w:right w:val="none" w:sz="0" w:space="0" w:color="auto"/>
                  </w:divBdr>
                </w:div>
                <w:div w:id="1347639210">
                  <w:marLeft w:val="0"/>
                  <w:marRight w:val="0"/>
                  <w:marTop w:val="0"/>
                  <w:marBottom w:val="0"/>
                  <w:divBdr>
                    <w:top w:val="none" w:sz="0" w:space="0" w:color="auto"/>
                    <w:left w:val="none" w:sz="0" w:space="0" w:color="auto"/>
                    <w:bottom w:val="none" w:sz="0" w:space="0" w:color="auto"/>
                    <w:right w:val="none" w:sz="0" w:space="0" w:color="auto"/>
                  </w:divBdr>
                </w:div>
                <w:div w:id="1903326240">
                  <w:marLeft w:val="0"/>
                  <w:marRight w:val="0"/>
                  <w:marTop w:val="0"/>
                  <w:marBottom w:val="0"/>
                  <w:divBdr>
                    <w:top w:val="none" w:sz="0" w:space="0" w:color="auto"/>
                    <w:left w:val="none" w:sz="0" w:space="0" w:color="auto"/>
                    <w:bottom w:val="none" w:sz="0" w:space="0" w:color="auto"/>
                    <w:right w:val="none" w:sz="0" w:space="0" w:color="auto"/>
                  </w:divBdr>
                </w:div>
              </w:divsChild>
            </w:div>
            <w:div w:id="730078928">
              <w:marLeft w:val="0"/>
              <w:marRight w:val="0"/>
              <w:marTop w:val="0"/>
              <w:marBottom w:val="0"/>
              <w:divBdr>
                <w:top w:val="none" w:sz="0" w:space="0" w:color="auto"/>
                <w:left w:val="none" w:sz="0" w:space="0" w:color="auto"/>
                <w:bottom w:val="none" w:sz="0" w:space="0" w:color="auto"/>
                <w:right w:val="none" w:sz="0" w:space="0" w:color="auto"/>
              </w:divBdr>
              <w:divsChild>
                <w:div w:id="1166094125">
                  <w:marLeft w:val="0"/>
                  <w:marRight w:val="0"/>
                  <w:marTop w:val="0"/>
                  <w:marBottom w:val="0"/>
                  <w:divBdr>
                    <w:top w:val="none" w:sz="0" w:space="0" w:color="auto"/>
                    <w:left w:val="none" w:sz="0" w:space="0" w:color="auto"/>
                    <w:bottom w:val="none" w:sz="0" w:space="0" w:color="auto"/>
                    <w:right w:val="none" w:sz="0" w:space="0" w:color="auto"/>
                  </w:divBdr>
                </w:div>
                <w:div w:id="1486235862">
                  <w:marLeft w:val="0"/>
                  <w:marRight w:val="0"/>
                  <w:marTop w:val="0"/>
                  <w:marBottom w:val="0"/>
                  <w:divBdr>
                    <w:top w:val="none" w:sz="0" w:space="0" w:color="auto"/>
                    <w:left w:val="none" w:sz="0" w:space="0" w:color="auto"/>
                    <w:bottom w:val="none" w:sz="0" w:space="0" w:color="auto"/>
                    <w:right w:val="none" w:sz="0" w:space="0" w:color="auto"/>
                  </w:divBdr>
                </w:div>
              </w:divsChild>
            </w:div>
            <w:div w:id="1516191620">
              <w:marLeft w:val="0"/>
              <w:marRight w:val="0"/>
              <w:marTop w:val="0"/>
              <w:marBottom w:val="0"/>
              <w:divBdr>
                <w:top w:val="none" w:sz="0" w:space="0" w:color="auto"/>
                <w:left w:val="none" w:sz="0" w:space="0" w:color="auto"/>
                <w:bottom w:val="none" w:sz="0" w:space="0" w:color="auto"/>
                <w:right w:val="none" w:sz="0" w:space="0" w:color="auto"/>
              </w:divBdr>
              <w:divsChild>
                <w:div w:id="1352610278">
                  <w:marLeft w:val="0"/>
                  <w:marRight w:val="0"/>
                  <w:marTop w:val="0"/>
                  <w:marBottom w:val="0"/>
                  <w:divBdr>
                    <w:top w:val="none" w:sz="0" w:space="0" w:color="auto"/>
                    <w:left w:val="none" w:sz="0" w:space="0" w:color="auto"/>
                    <w:bottom w:val="none" w:sz="0" w:space="0" w:color="auto"/>
                    <w:right w:val="none" w:sz="0" w:space="0" w:color="auto"/>
                  </w:divBdr>
                </w:div>
                <w:div w:id="1973828427">
                  <w:marLeft w:val="0"/>
                  <w:marRight w:val="0"/>
                  <w:marTop w:val="0"/>
                  <w:marBottom w:val="0"/>
                  <w:divBdr>
                    <w:top w:val="none" w:sz="0" w:space="0" w:color="auto"/>
                    <w:left w:val="none" w:sz="0" w:space="0" w:color="auto"/>
                    <w:bottom w:val="none" w:sz="0" w:space="0" w:color="auto"/>
                    <w:right w:val="none" w:sz="0" w:space="0" w:color="auto"/>
                  </w:divBdr>
                </w:div>
              </w:divsChild>
            </w:div>
            <w:div w:id="1865941230">
              <w:marLeft w:val="0"/>
              <w:marRight w:val="0"/>
              <w:marTop w:val="0"/>
              <w:marBottom w:val="0"/>
              <w:divBdr>
                <w:top w:val="none" w:sz="0" w:space="0" w:color="auto"/>
                <w:left w:val="none" w:sz="0" w:space="0" w:color="auto"/>
                <w:bottom w:val="none" w:sz="0" w:space="0" w:color="auto"/>
                <w:right w:val="none" w:sz="0" w:space="0" w:color="auto"/>
              </w:divBdr>
              <w:divsChild>
                <w:div w:id="626930074">
                  <w:marLeft w:val="0"/>
                  <w:marRight w:val="0"/>
                  <w:marTop w:val="0"/>
                  <w:marBottom w:val="0"/>
                  <w:divBdr>
                    <w:top w:val="none" w:sz="0" w:space="0" w:color="auto"/>
                    <w:left w:val="none" w:sz="0" w:space="0" w:color="auto"/>
                    <w:bottom w:val="none" w:sz="0" w:space="0" w:color="auto"/>
                    <w:right w:val="none" w:sz="0" w:space="0" w:color="auto"/>
                  </w:divBdr>
                </w:div>
                <w:div w:id="2028094957">
                  <w:marLeft w:val="0"/>
                  <w:marRight w:val="0"/>
                  <w:marTop w:val="0"/>
                  <w:marBottom w:val="0"/>
                  <w:divBdr>
                    <w:top w:val="none" w:sz="0" w:space="0" w:color="auto"/>
                    <w:left w:val="none" w:sz="0" w:space="0" w:color="auto"/>
                    <w:bottom w:val="none" w:sz="0" w:space="0" w:color="auto"/>
                    <w:right w:val="none" w:sz="0" w:space="0" w:color="auto"/>
                  </w:divBdr>
                  <w:divsChild>
                    <w:div w:id="1059133234">
                      <w:marLeft w:val="0"/>
                      <w:marRight w:val="0"/>
                      <w:marTop w:val="0"/>
                      <w:marBottom w:val="0"/>
                      <w:divBdr>
                        <w:top w:val="none" w:sz="0" w:space="0" w:color="auto"/>
                        <w:left w:val="none" w:sz="0" w:space="0" w:color="auto"/>
                        <w:bottom w:val="none" w:sz="0" w:space="0" w:color="auto"/>
                        <w:right w:val="none" w:sz="0" w:space="0" w:color="auto"/>
                      </w:divBdr>
                    </w:div>
                    <w:div w:id="154405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74446">
              <w:marLeft w:val="0"/>
              <w:marRight w:val="0"/>
              <w:marTop w:val="0"/>
              <w:marBottom w:val="0"/>
              <w:divBdr>
                <w:top w:val="none" w:sz="0" w:space="0" w:color="auto"/>
                <w:left w:val="none" w:sz="0" w:space="0" w:color="auto"/>
                <w:bottom w:val="none" w:sz="0" w:space="0" w:color="auto"/>
                <w:right w:val="none" w:sz="0" w:space="0" w:color="auto"/>
              </w:divBdr>
              <w:divsChild>
                <w:div w:id="246231077">
                  <w:marLeft w:val="0"/>
                  <w:marRight w:val="0"/>
                  <w:marTop w:val="0"/>
                  <w:marBottom w:val="0"/>
                  <w:divBdr>
                    <w:top w:val="none" w:sz="0" w:space="0" w:color="auto"/>
                    <w:left w:val="none" w:sz="0" w:space="0" w:color="auto"/>
                    <w:bottom w:val="none" w:sz="0" w:space="0" w:color="auto"/>
                    <w:right w:val="none" w:sz="0" w:space="0" w:color="auto"/>
                  </w:divBdr>
                  <w:divsChild>
                    <w:div w:id="1500384928">
                      <w:marLeft w:val="0"/>
                      <w:marRight w:val="0"/>
                      <w:marTop w:val="0"/>
                      <w:marBottom w:val="0"/>
                      <w:divBdr>
                        <w:top w:val="none" w:sz="0" w:space="0" w:color="auto"/>
                        <w:left w:val="none" w:sz="0" w:space="0" w:color="auto"/>
                        <w:bottom w:val="none" w:sz="0" w:space="0" w:color="auto"/>
                        <w:right w:val="none" w:sz="0" w:space="0" w:color="auto"/>
                      </w:divBdr>
                    </w:div>
                    <w:div w:id="1940797670">
                      <w:marLeft w:val="0"/>
                      <w:marRight w:val="0"/>
                      <w:marTop w:val="0"/>
                      <w:marBottom w:val="0"/>
                      <w:divBdr>
                        <w:top w:val="none" w:sz="0" w:space="0" w:color="auto"/>
                        <w:left w:val="none" w:sz="0" w:space="0" w:color="auto"/>
                        <w:bottom w:val="none" w:sz="0" w:space="0" w:color="auto"/>
                        <w:right w:val="none" w:sz="0" w:space="0" w:color="auto"/>
                      </w:divBdr>
                      <w:divsChild>
                        <w:div w:id="201556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316159">
          <w:marLeft w:val="0"/>
          <w:marRight w:val="0"/>
          <w:marTop w:val="0"/>
          <w:marBottom w:val="0"/>
          <w:divBdr>
            <w:top w:val="none" w:sz="0" w:space="0" w:color="auto"/>
            <w:left w:val="none" w:sz="0" w:space="0" w:color="auto"/>
            <w:bottom w:val="none" w:sz="0" w:space="0" w:color="auto"/>
            <w:right w:val="none" w:sz="0" w:space="0" w:color="auto"/>
          </w:divBdr>
          <w:divsChild>
            <w:div w:id="515660647">
              <w:marLeft w:val="0"/>
              <w:marRight w:val="0"/>
              <w:marTop w:val="0"/>
              <w:marBottom w:val="0"/>
              <w:divBdr>
                <w:top w:val="none" w:sz="0" w:space="0" w:color="auto"/>
                <w:left w:val="none" w:sz="0" w:space="0" w:color="auto"/>
                <w:bottom w:val="none" w:sz="0" w:space="0" w:color="auto"/>
                <w:right w:val="none" w:sz="0" w:space="0" w:color="auto"/>
              </w:divBdr>
              <w:divsChild>
                <w:div w:id="549269548">
                  <w:marLeft w:val="0"/>
                  <w:marRight w:val="0"/>
                  <w:marTop w:val="0"/>
                  <w:marBottom w:val="0"/>
                  <w:divBdr>
                    <w:top w:val="none" w:sz="0" w:space="0" w:color="auto"/>
                    <w:left w:val="none" w:sz="0" w:space="0" w:color="auto"/>
                    <w:bottom w:val="none" w:sz="0" w:space="0" w:color="auto"/>
                    <w:right w:val="none" w:sz="0" w:space="0" w:color="auto"/>
                  </w:divBdr>
                </w:div>
                <w:div w:id="1067845980">
                  <w:marLeft w:val="0"/>
                  <w:marRight w:val="0"/>
                  <w:marTop w:val="0"/>
                  <w:marBottom w:val="0"/>
                  <w:divBdr>
                    <w:top w:val="none" w:sz="0" w:space="0" w:color="auto"/>
                    <w:left w:val="none" w:sz="0" w:space="0" w:color="auto"/>
                    <w:bottom w:val="none" w:sz="0" w:space="0" w:color="auto"/>
                    <w:right w:val="none" w:sz="0" w:space="0" w:color="auto"/>
                  </w:divBdr>
                </w:div>
                <w:div w:id="1645693709">
                  <w:marLeft w:val="0"/>
                  <w:marRight w:val="0"/>
                  <w:marTop w:val="0"/>
                  <w:marBottom w:val="0"/>
                  <w:divBdr>
                    <w:top w:val="none" w:sz="0" w:space="0" w:color="auto"/>
                    <w:left w:val="none" w:sz="0" w:space="0" w:color="auto"/>
                    <w:bottom w:val="none" w:sz="0" w:space="0" w:color="auto"/>
                    <w:right w:val="none" w:sz="0" w:space="0" w:color="auto"/>
                  </w:divBdr>
                </w:div>
                <w:div w:id="2009869861">
                  <w:marLeft w:val="0"/>
                  <w:marRight w:val="0"/>
                  <w:marTop w:val="0"/>
                  <w:marBottom w:val="0"/>
                  <w:divBdr>
                    <w:top w:val="none" w:sz="0" w:space="0" w:color="auto"/>
                    <w:left w:val="none" w:sz="0" w:space="0" w:color="auto"/>
                    <w:bottom w:val="none" w:sz="0" w:space="0" w:color="auto"/>
                    <w:right w:val="none" w:sz="0" w:space="0" w:color="auto"/>
                  </w:divBdr>
                </w:div>
              </w:divsChild>
            </w:div>
            <w:div w:id="607156766">
              <w:marLeft w:val="0"/>
              <w:marRight w:val="0"/>
              <w:marTop w:val="0"/>
              <w:marBottom w:val="0"/>
              <w:divBdr>
                <w:top w:val="none" w:sz="0" w:space="0" w:color="auto"/>
                <w:left w:val="none" w:sz="0" w:space="0" w:color="auto"/>
                <w:bottom w:val="none" w:sz="0" w:space="0" w:color="auto"/>
                <w:right w:val="none" w:sz="0" w:space="0" w:color="auto"/>
              </w:divBdr>
              <w:divsChild>
                <w:div w:id="1389452518">
                  <w:marLeft w:val="0"/>
                  <w:marRight w:val="0"/>
                  <w:marTop w:val="0"/>
                  <w:marBottom w:val="0"/>
                  <w:divBdr>
                    <w:top w:val="none" w:sz="0" w:space="0" w:color="auto"/>
                    <w:left w:val="none" w:sz="0" w:space="0" w:color="auto"/>
                    <w:bottom w:val="none" w:sz="0" w:space="0" w:color="auto"/>
                    <w:right w:val="none" w:sz="0" w:space="0" w:color="auto"/>
                  </w:divBdr>
                </w:div>
                <w:div w:id="1445926636">
                  <w:marLeft w:val="0"/>
                  <w:marRight w:val="0"/>
                  <w:marTop w:val="0"/>
                  <w:marBottom w:val="0"/>
                  <w:divBdr>
                    <w:top w:val="none" w:sz="0" w:space="0" w:color="auto"/>
                    <w:left w:val="none" w:sz="0" w:space="0" w:color="auto"/>
                    <w:bottom w:val="none" w:sz="0" w:space="0" w:color="auto"/>
                    <w:right w:val="none" w:sz="0" w:space="0" w:color="auto"/>
                  </w:divBdr>
                </w:div>
                <w:div w:id="1495681335">
                  <w:marLeft w:val="0"/>
                  <w:marRight w:val="0"/>
                  <w:marTop w:val="0"/>
                  <w:marBottom w:val="0"/>
                  <w:divBdr>
                    <w:top w:val="none" w:sz="0" w:space="0" w:color="auto"/>
                    <w:left w:val="none" w:sz="0" w:space="0" w:color="auto"/>
                    <w:bottom w:val="none" w:sz="0" w:space="0" w:color="auto"/>
                    <w:right w:val="none" w:sz="0" w:space="0" w:color="auto"/>
                  </w:divBdr>
                </w:div>
                <w:div w:id="1496922143">
                  <w:marLeft w:val="0"/>
                  <w:marRight w:val="0"/>
                  <w:marTop w:val="0"/>
                  <w:marBottom w:val="0"/>
                  <w:divBdr>
                    <w:top w:val="none" w:sz="0" w:space="0" w:color="auto"/>
                    <w:left w:val="none" w:sz="0" w:space="0" w:color="auto"/>
                    <w:bottom w:val="none" w:sz="0" w:space="0" w:color="auto"/>
                    <w:right w:val="none" w:sz="0" w:space="0" w:color="auto"/>
                  </w:divBdr>
                </w:div>
                <w:div w:id="2036691314">
                  <w:marLeft w:val="0"/>
                  <w:marRight w:val="0"/>
                  <w:marTop w:val="0"/>
                  <w:marBottom w:val="0"/>
                  <w:divBdr>
                    <w:top w:val="none" w:sz="0" w:space="0" w:color="auto"/>
                    <w:left w:val="none" w:sz="0" w:space="0" w:color="auto"/>
                    <w:bottom w:val="none" w:sz="0" w:space="0" w:color="auto"/>
                    <w:right w:val="none" w:sz="0" w:space="0" w:color="auto"/>
                  </w:divBdr>
                </w:div>
                <w:div w:id="2138600692">
                  <w:marLeft w:val="0"/>
                  <w:marRight w:val="0"/>
                  <w:marTop w:val="0"/>
                  <w:marBottom w:val="0"/>
                  <w:divBdr>
                    <w:top w:val="none" w:sz="0" w:space="0" w:color="auto"/>
                    <w:left w:val="none" w:sz="0" w:space="0" w:color="auto"/>
                    <w:bottom w:val="none" w:sz="0" w:space="0" w:color="auto"/>
                    <w:right w:val="none" w:sz="0" w:space="0" w:color="auto"/>
                  </w:divBdr>
                </w:div>
              </w:divsChild>
            </w:div>
            <w:div w:id="1553226024">
              <w:marLeft w:val="0"/>
              <w:marRight w:val="0"/>
              <w:marTop w:val="0"/>
              <w:marBottom w:val="0"/>
              <w:divBdr>
                <w:top w:val="none" w:sz="0" w:space="0" w:color="auto"/>
                <w:left w:val="none" w:sz="0" w:space="0" w:color="auto"/>
                <w:bottom w:val="none" w:sz="0" w:space="0" w:color="auto"/>
                <w:right w:val="none" w:sz="0" w:space="0" w:color="auto"/>
              </w:divBdr>
            </w:div>
            <w:div w:id="1656109931">
              <w:marLeft w:val="0"/>
              <w:marRight w:val="0"/>
              <w:marTop w:val="0"/>
              <w:marBottom w:val="0"/>
              <w:divBdr>
                <w:top w:val="none" w:sz="0" w:space="0" w:color="auto"/>
                <w:left w:val="none" w:sz="0" w:space="0" w:color="auto"/>
                <w:bottom w:val="none" w:sz="0" w:space="0" w:color="auto"/>
                <w:right w:val="none" w:sz="0" w:space="0" w:color="auto"/>
              </w:divBdr>
              <w:divsChild>
                <w:div w:id="462892044">
                  <w:marLeft w:val="0"/>
                  <w:marRight w:val="0"/>
                  <w:marTop w:val="0"/>
                  <w:marBottom w:val="0"/>
                  <w:divBdr>
                    <w:top w:val="none" w:sz="0" w:space="0" w:color="auto"/>
                    <w:left w:val="none" w:sz="0" w:space="0" w:color="auto"/>
                    <w:bottom w:val="none" w:sz="0" w:space="0" w:color="auto"/>
                    <w:right w:val="none" w:sz="0" w:space="0" w:color="auto"/>
                  </w:divBdr>
                </w:div>
                <w:div w:id="499124452">
                  <w:marLeft w:val="0"/>
                  <w:marRight w:val="0"/>
                  <w:marTop w:val="0"/>
                  <w:marBottom w:val="0"/>
                  <w:divBdr>
                    <w:top w:val="none" w:sz="0" w:space="0" w:color="auto"/>
                    <w:left w:val="none" w:sz="0" w:space="0" w:color="auto"/>
                    <w:bottom w:val="none" w:sz="0" w:space="0" w:color="auto"/>
                    <w:right w:val="none" w:sz="0" w:space="0" w:color="auto"/>
                  </w:divBdr>
                </w:div>
              </w:divsChild>
            </w:div>
            <w:div w:id="1921600300">
              <w:marLeft w:val="0"/>
              <w:marRight w:val="0"/>
              <w:marTop w:val="0"/>
              <w:marBottom w:val="0"/>
              <w:divBdr>
                <w:top w:val="none" w:sz="0" w:space="0" w:color="auto"/>
                <w:left w:val="none" w:sz="0" w:space="0" w:color="auto"/>
                <w:bottom w:val="none" w:sz="0" w:space="0" w:color="auto"/>
                <w:right w:val="none" w:sz="0" w:space="0" w:color="auto"/>
              </w:divBdr>
            </w:div>
          </w:divsChild>
        </w:div>
        <w:div w:id="693920447">
          <w:marLeft w:val="0"/>
          <w:marRight w:val="0"/>
          <w:marTop w:val="0"/>
          <w:marBottom w:val="0"/>
          <w:divBdr>
            <w:top w:val="none" w:sz="0" w:space="0" w:color="auto"/>
            <w:left w:val="none" w:sz="0" w:space="0" w:color="auto"/>
            <w:bottom w:val="none" w:sz="0" w:space="0" w:color="auto"/>
            <w:right w:val="none" w:sz="0" w:space="0" w:color="auto"/>
          </w:divBdr>
          <w:divsChild>
            <w:div w:id="616447757">
              <w:marLeft w:val="0"/>
              <w:marRight w:val="0"/>
              <w:marTop w:val="0"/>
              <w:marBottom w:val="0"/>
              <w:divBdr>
                <w:top w:val="none" w:sz="0" w:space="0" w:color="auto"/>
                <w:left w:val="none" w:sz="0" w:space="0" w:color="auto"/>
                <w:bottom w:val="none" w:sz="0" w:space="0" w:color="auto"/>
                <w:right w:val="none" w:sz="0" w:space="0" w:color="auto"/>
              </w:divBdr>
            </w:div>
            <w:div w:id="809714910">
              <w:marLeft w:val="0"/>
              <w:marRight w:val="0"/>
              <w:marTop w:val="0"/>
              <w:marBottom w:val="0"/>
              <w:divBdr>
                <w:top w:val="none" w:sz="0" w:space="0" w:color="auto"/>
                <w:left w:val="none" w:sz="0" w:space="0" w:color="auto"/>
                <w:bottom w:val="none" w:sz="0" w:space="0" w:color="auto"/>
                <w:right w:val="none" w:sz="0" w:space="0" w:color="auto"/>
              </w:divBdr>
              <w:divsChild>
                <w:div w:id="1205092801">
                  <w:marLeft w:val="0"/>
                  <w:marRight w:val="0"/>
                  <w:marTop w:val="0"/>
                  <w:marBottom w:val="0"/>
                  <w:divBdr>
                    <w:top w:val="none" w:sz="0" w:space="0" w:color="auto"/>
                    <w:left w:val="none" w:sz="0" w:space="0" w:color="auto"/>
                    <w:bottom w:val="none" w:sz="0" w:space="0" w:color="auto"/>
                    <w:right w:val="none" w:sz="0" w:space="0" w:color="auto"/>
                  </w:divBdr>
                </w:div>
                <w:div w:id="1236477323">
                  <w:marLeft w:val="0"/>
                  <w:marRight w:val="0"/>
                  <w:marTop w:val="0"/>
                  <w:marBottom w:val="0"/>
                  <w:divBdr>
                    <w:top w:val="none" w:sz="0" w:space="0" w:color="auto"/>
                    <w:left w:val="none" w:sz="0" w:space="0" w:color="auto"/>
                    <w:bottom w:val="none" w:sz="0" w:space="0" w:color="auto"/>
                    <w:right w:val="none" w:sz="0" w:space="0" w:color="auto"/>
                  </w:divBdr>
                </w:div>
              </w:divsChild>
            </w:div>
            <w:div w:id="989868854">
              <w:marLeft w:val="0"/>
              <w:marRight w:val="0"/>
              <w:marTop w:val="0"/>
              <w:marBottom w:val="0"/>
              <w:divBdr>
                <w:top w:val="none" w:sz="0" w:space="0" w:color="auto"/>
                <w:left w:val="none" w:sz="0" w:space="0" w:color="auto"/>
                <w:bottom w:val="none" w:sz="0" w:space="0" w:color="auto"/>
                <w:right w:val="none" w:sz="0" w:space="0" w:color="auto"/>
              </w:divBdr>
              <w:divsChild>
                <w:div w:id="604264295">
                  <w:marLeft w:val="0"/>
                  <w:marRight w:val="0"/>
                  <w:marTop w:val="0"/>
                  <w:marBottom w:val="0"/>
                  <w:divBdr>
                    <w:top w:val="none" w:sz="0" w:space="0" w:color="auto"/>
                    <w:left w:val="none" w:sz="0" w:space="0" w:color="auto"/>
                    <w:bottom w:val="none" w:sz="0" w:space="0" w:color="auto"/>
                    <w:right w:val="none" w:sz="0" w:space="0" w:color="auto"/>
                  </w:divBdr>
                </w:div>
                <w:div w:id="1269237443">
                  <w:marLeft w:val="0"/>
                  <w:marRight w:val="0"/>
                  <w:marTop w:val="0"/>
                  <w:marBottom w:val="0"/>
                  <w:divBdr>
                    <w:top w:val="none" w:sz="0" w:space="0" w:color="auto"/>
                    <w:left w:val="none" w:sz="0" w:space="0" w:color="auto"/>
                    <w:bottom w:val="none" w:sz="0" w:space="0" w:color="auto"/>
                    <w:right w:val="none" w:sz="0" w:space="0" w:color="auto"/>
                  </w:divBdr>
                </w:div>
                <w:div w:id="1865632654">
                  <w:marLeft w:val="0"/>
                  <w:marRight w:val="0"/>
                  <w:marTop w:val="0"/>
                  <w:marBottom w:val="0"/>
                  <w:divBdr>
                    <w:top w:val="none" w:sz="0" w:space="0" w:color="auto"/>
                    <w:left w:val="none" w:sz="0" w:space="0" w:color="auto"/>
                    <w:bottom w:val="none" w:sz="0" w:space="0" w:color="auto"/>
                    <w:right w:val="none" w:sz="0" w:space="0" w:color="auto"/>
                  </w:divBdr>
                </w:div>
              </w:divsChild>
            </w:div>
            <w:div w:id="1060179350">
              <w:marLeft w:val="0"/>
              <w:marRight w:val="0"/>
              <w:marTop w:val="0"/>
              <w:marBottom w:val="0"/>
              <w:divBdr>
                <w:top w:val="none" w:sz="0" w:space="0" w:color="auto"/>
                <w:left w:val="none" w:sz="0" w:space="0" w:color="auto"/>
                <w:bottom w:val="none" w:sz="0" w:space="0" w:color="auto"/>
                <w:right w:val="none" w:sz="0" w:space="0" w:color="auto"/>
              </w:divBdr>
              <w:divsChild>
                <w:div w:id="194009062">
                  <w:marLeft w:val="0"/>
                  <w:marRight w:val="0"/>
                  <w:marTop w:val="0"/>
                  <w:marBottom w:val="0"/>
                  <w:divBdr>
                    <w:top w:val="none" w:sz="0" w:space="0" w:color="auto"/>
                    <w:left w:val="none" w:sz="0" w:space="0" w:color="auto"/>
                    <w:bottom w:val="none" w:sz="0" w:space="0" w:color="auto"/>
                    <w:right w:val="none" w:sz="0" w:space="0" w:color="auto"/>
                  </w:divBdr>
                </w:div>
                <w:div w:id="686714409">
                  <w:marLeft w:val="0"/>
                  <w:marRight w:val="0"/>
                  <w:marTop w:val="0"/>
                  <w:marBottom w:val="0"/>
                  <w:divBdr>
                    <w:top w:val="none" w:sz="0" w:space="0" w:color="auto"/>
                    <w:left w:val="none" w:sz="0" w:space="0" w:color="auto"/>
                    <w:bottom w:val="none" w:sz="0" w:space="0" w:color="auto"/>
                    <w:right w:val="none" w:sz="0" w:space="0" w:color="auto"/>
                  </w:divBdr>
                  <w:divsChild>
                    <w:div w:id="1181817134">
                      <w:marLeft w:val="0"/>
                      <w:marRight w:val="0"/>
                      <w:marTop w:val="0"/>
                      <w:marBottom w:val="0"/>
                      <w:divBdr>
                        <w:top w:val="none" w:sz="0" w:space="0" w:color="auto"/>
                        <w:left w:val="none" w:sz="0" w:space="0" w:color="auto"/>
                        <w:bottom w:val="none" w:sz="0" w:space="0" w:color="auto"/>
                        <w:right w:val="none" w:sz="0" w:space="0" w:color="auto"/>
                      </w:divBdr>
                    </w:div>
                    <w:div w:id="2010793646">
                      <w:marLeft w:val="0"/>
                      <w:marRight w:val="0"/>
                      <w:marTop w:val="0"/>
                      <w:marBottom w:val="0"/>
                      <w:divBdr>
                        <w:top w:val="none" w:sz="0" w:space="0" w:color="auto"/>
                        <w:left w:val="none" w:sz="0" w:space="0" w:color="auto"/>
                        <w:bottom w:val="none" w:sz="0" w:space="0" w:color="auto"/>
                        <w:right w:val="none" w:sz="0" w:space="0" w:color="auto"/>
                      </w:divBdr>
                    </w:div>
                  </w:divsChild>
                </w:div>
                <w:div w:id="911695772">
                  <w:marLeft w:val="0"/>
                  <w:marRight w:val="0"/>
                  <w:marTop w:val="0"/>
                  <w:marBottom w:val="0"/>
                  <w:divBdr>
                    <w:top w:val="none" w:sz="0" w:space="0" w:color="auto"/>
                    <w:left w:val="none" w:sz="0" w:space="0" w:color="auto"/>
                    <w:bottom w:val="none" w:sz="0" w:space="0" w:color="auto"/>
                    <w:right w:val="none" w:sz="0" w:space="0" w:color="auto"/>
                  </w:divBdr>
                </w:div>
              </w:divsChild>
            </w:div>
            <w:div w:id="1257520085">
              <w:marLeft w:val="0"/>
              <w:marRight w:val="0"/>
              <w:marTop w:val="0"/>
              <w:marBottom w:val="0"/>
              <w:divBdr>
                <w:top w:val="none" w:sz="0" w:space="0" w:color="auto"/>
                <w:left w:val="none" w:sz="0" w:space="0" w:color="auto"/>
                <w:bottom w:val="none" w:sz="0" w:space="0" w:color="auto"/>
                <w:right w:val="none" w:sz="0" w:space="0" w:color="auto"/>
              </w:divBdr>
            </w:div>
            <w:div w:id="1605651907">
              <w:marLeft w:val="0"/>
              <w:marRight w:val="0"/>
              <w:marTop w:val="0"/>
              <w:marBottom w:val="0"/>
              <w:divBdr>
                <w:top w:val="none" w:sz="0" w:space="0" w:color="auto"/>
                <w:left w:val="none" w:sz="0" w:space="0" w:color="auto"/>
                <w:bottom w:val="none" w:sz="0" w:space="0" w:color="auto"/>
                <w:right w:val="none" w:sz="0" w:space="0" w:color="auto"/>
              </w:divBdr>
            </w:div>
            <w:div w:id="1983999096">
              <w:marLeft w:val="0"/>
              <w:marRight w:val="0"/>
              <w:marTop w:val="0"/>
              <w:marBottom w:val="0"/>
              <w:divBdr>
                <w:top w:val="none" w:sz="0" w:space="0" w:color="auto"/>
                <w:left w:val="none" w:sz="0" w:space="0" w:color="auto"/>
                <w:bottom w:val="none" w:sz="0" w:space="0" w:color="auto"/>
                <w:right w:val="none" w:sz="0" w:space="0" w:color="auto"/>
              </w:divBdr>
              <w:divsChild>
                <w:div w:id="480079986">
                  <w:marLeft w:val="0"/>
                  <w:marRight w:val="0"/>
                  <w:marTop w:val="0"/>
                  <w:marBottom w:val="0"/>
                  <w:divBdr>
                    <w:top w:val="none" w:sz="0" w:space="0" w:color="auto"/>
                    <w:left w:val="none" w:sz="0" w:space="0" w:color="auto"/>
                    <w:bottom w:val="none" w:sz="0" w:space="0" w:color="auto"/>
                    <w:right w:val="none" w:sz="0" w:space="0" w:color="auto"/>
                  </w:divBdr>
                </w:div>
                <w:div w:id="2100516327">
                  <w:marLeft w:val="0"/>
                  <w:marRight w:val="0"/>
                  <w:marTop w:val="0"/>
                  <w:marBottom w:val="0"/>
                  <w:divBdr>
                    <w:top w:val="none" w:sz="0" w:space="0" w:color="auto"/>
                    <w:left w:val="none" w:sz="0" w:space="0" w:color="auto"/>
                    <w:bottom w:val="none" w:sz="0" w:space="0" w:color="auto"/>
                    <w:right w:val="none" w:sz="0" w:space="0" w:color="auto"/>
                  </w:divBdr>
                </w:div>
              </w:divsChild>
            </w:div>
            <w:div w:id="2012023189">
              <w:marLeft w:val="0"/>
              <w:marRight w:val="0"/>
              <w:marTop w:val="0"/>
              <w:marBottom w:val="0"/>
              <w:divBdr>
                <w:top w:val="none" w:sz="0" w:space="0" w:color="auto"/>
                <w:left w:val="none" w:sz="0" w:space="0" w:color="auto"/>
                <w:bottom w:val="none" w:sz="0" w:space="0" w:color="auto"/>
                <w:right w:val="none" w:sz="0" w:space="0" w:color="auto"/>
              </w:divBdr>
            </w:div>
          </w:divsChild>
        </w:div>
        <w:div w:id="1106073613">
          <w:marLeft w:val="0"/>
          <w:marRight w:val="0"/>
          <w:marTop w:val="0"/>
          <w:marBottom w:val="0"/>
          <w:divBdr>
            <w:top w:val="none" w:sz="0" w:space="0" w:color="auto"/>
            <w:left w:val="none" w:sz="0" w:space="0" w:color="auto"/>
            <w:bottom w:val="none" w:sz="0" w:space="0" w:color="auto"/>
            <w:right w:val="none" w:sz="0" w:space="0" w:color="auto"/>
          </w:divBdr>
          <w:divsChild>
            <w:div w:id="152265191">
              <w:marLeft w:val="0"/>
              <w:marRight w:val="0"/>
              <w:marTop w:val="0"/>
              <w:marBottom w:val="0"/>
              <w:divBdr>
                <w:top w:val="none" w:sz="0" w:space="0" w:color="auto"/>
                <w:left w:val="none" w:sz="0" w:space="0" w:color="auto"/>
                <w:bottom w:val="none" w:sz="0" w:space="0" w:color="auto"/>
                <w:right w:val="none" w:sz="0" w:space="0" w:color="auto"/>
              </w:divBdr>
              <w:divsChild>
                <w:div w:id="943420214">
                  <w:marLeft w:val="0"/>
                  <w:marRight w:val="0"/>
                  <w:marTop w:val="0"/>
                  <w:marBottom w:val="0"/>
                  <w:divBdr>
                    <w:top w:val="none" w:sz="0" w:space="0" w:color="auto"/>
                    <w:left w:val="none" w:sz="0" w:space="0" w:color="auto"/>
                    <w:bottom w:val="none" w:sz="0" w:space="0" w:color="auto"/>
                    <w:right w:val="none" w:sz="0" w:space="0" w:color="auto"/>
                  </w:divBdr>
                </w:div>
              </w:divsChild>
            </w:div>
            <w:div w:id="263534482">
              <w:marLeft w:val="0"/>
              <w:marRight w:val="0"/>
              <w:marTop w:val="0"/>
              <w:marBottom w:val="0"/>
              <w:divBdr>
                <w:top w:val="none" w:sz="0" w:space="0" w:color="auto"/>
                <w:left w:val="none" w:sz="0" w:space="0" w:color="auto"/>
                <w:bottom w:val="none" w:sz="0" w:space="0" w:color="auto"/>
                <w:right w:val="none" w:sz="0" w:space="0" w:color="auto"/>
              </w:divBdr>
              <w:divsChild>
                <w:div w:id="839582037">
                  <w:marLeft w:val="0"/>
                  <w:marRight w:val="0"/>
                  <w:marTop w:val="0"/>
                  <w:marBottom w:val="0"/>
                  <w:divBdr>
                    <w:top w:val="none" w:sz="0" w:space="0" w:color="auto"/>
                    <w:left w:val="none" w:sz="0" w:space="0" w:color="auto"/>
                    <w:bottom w:val="none" w:sz="0" w:space="0" w:color="auto"/>
                    <w:right w:val="none" w:sz="0" w:space="0" w:color="auto"/>
                  </w:divBdr>
                </w:div>
                <w:div w:id="2032681428">
                  <w:marLeft w:val="0"/>
                  <w:marRight w:val="0"/>
                  <w:marTop w:val="0"/>
                  <w:marBottom w:val="0"/>
                  <w:divBdr>
                    <w:top w:val="none" w:sz="0" w:space="0" w:color="auto"/>
                    <w:left w:val="none" w:sz="0" w:space="0" w:color="auto"/>
                    <w:bottom w:val="none" w:sz="0" w:space="0" w:color="auto"/>
                    <w:right w:val="none" w:sz="0" w:space="0" w:color="auto"/>
                  </w:divBdr>
                  <w:divsChild>
                    <w:div w:id="189339896">
                      <w:marLeft w:val="0"/>
                      <w:marRight w:val="0"/>
                      <w:marTop w:val="0"/>
                      <w:marBottom w:val="0"/>
                      <w:divBdr>
                        <w:top w:val="none" w:sz="0" w:space="0" w:color="auto"/>
                        <w:left w:val="none" w:sz="0" w:space="0" w:color="auto"/>
                        <w:bottom w:val="none" w:sz="0" w:space="0" w:color="auto"/>
                        <w:right w:val="none" w:sz="0" w:space="0" w:color="auto"/>
                      </w:divBdr>
                    </w:div>
                    <w:div w:id="51754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4538">
              <w:marLeft w:val="0"/>
              <w:marRight w:val="0"/>
              <w:marTop w:val="0"/>
              <w:marBottom w:val="0"/>
              <w:divBdr>
                <w:top w:val="none" w:sz="0" w:space="0" w:color="auto"/>
                <w:left w:val="none" w:sz="0" w:space="0" w:color="auto"/>
                <w:bottom w:val="none" w:sz="0" w:space="0" w:color="auto"/>
                <w:right w:val="none" w:sz="0" w:space="0" w:color="auto"/>
              </w:divBdr>
            </w:div>
            <w:div w:id="1014846548">
              <w:marLeft w:val="0"/>
              <w:marRight w:val="0"/>
              <w:marTop w:val="0"/>
              <w:marBottom w:val="0"/>
              <w:divBdr>
                <w:top w:val="none" w:sz="0" w:space="0" w:color="auto"/>
                <w:left w:val="none" w:sz="0" w:space="0" w:color="auto"/>
                <w:bottom w:val="none" w:sz="0" w:space="0" w:color="auto"/>
                <w:right w:val="none" w:sz="0" w:space="0" w:color="auto"/>
              </w:divBdr>
              <w:divsChild>
                <w:div w:id="1139878353">
                  <w:marLeft w:val="0"/>
                  <w:marRight w:val="0"/>
                  <w:marTop w:val="0"/>
                  <w:marBottom w:val="0"/>
                  <w:divBdr>
                    <w:top w:val="none" w:sz="0" w:space="0" w:color="auto"/>
                    <w:left w:val="none" w:sz="0" w:space="0" w:color="auto"/>
                    <w:bottom w:val="none" w:sz="0" w:space="0" w:color="auto"/>
                    <w:right w:val="none" w:sz="0" w:space="0" w:color="auto"/>
                  </w:divBdr>
                  <w:divsChild>
                    <w:div w:id="1068381297">
                      <w:marLeft w:val="0"/>
                      <w:marRight w:val="0"/>
                      <w:marTop w:val="0"/>
                      <w:marBottom w:val="0"/>
                      <w:divBdr>
                        <w:top w:val="none" w:sz="0" w:space="0" w:color="auto"/>
                        <w:left w:val="none" w:sz="0" w:space="0" w:color="auto"/>
                        <w:bottom w:val="none" w:sz="0" w:space="0" w:color="auto"/>
                        <w:right w:val="none" w:sz="0" w:space="0" w:color="auto"/>
                      </w:divBdr>
                    </w:div>
                    <w:div w:id="1553424379">
                      <w:marLeft w:val="0"/>
                      <w:marRight w:val="0"/>
                      <w:marTop w:val="0"/>
                      <w:marBottom w:val="0"/>
                      <w:divBdr>
                        <w:top w:val="none" w:sz="0" w:space="0" w:color="auto"/>
                        <w:left w:val="none" w:sz="0" w:space="0" w:color="auto"/>
                        <w:bottom w:val="none" w:sz="0" w:space="0" w:color="auto"/>
                        <w:right w:val="none" w:sz="0" w:space="0" w:color="auto"/>
                      </w:divBdr>
                    </w:div>
                  </w:divsChild>
                </w:div>
                <w:div w:id="1199588955">
                  <w:marLeft w:val="0"/>
                  <w:marRight w:val="0"/>
                  <w:marTop w:val="0"/>
                  <w:marBottom w:val="0"/>
                  <w:divBdr>
                    <w:top w:val="none" w:sz="0" w:space="0" w:color="auto"/>
                    <w:left w:val="none" w:sz="0" w:space="0" w:color="auto"/>
                    <w:bottom w:val="none" w:sz="0" w:space="0" w:color="auto"/>
                    <w:right w:val="none" w:sz="0" w:space="0" w:color="auto"/>
                  </w:divBdr>
                  <w:divsChild>
                    <w:div w:id="1000623448">
                      <w:marLeft w:val="0"/>
                      <w:marRight w:val="0"/>
                      <w:marTop w:val="0"/>
                      <w:marBottom w:val="0"/>
                      <w:divBdr>
                        <w:top w:val="none" w:sz="0" w:space="0" w:color="auto"/>
                        <w:left w:val="none" w:sz="0" w:space="0" w:color="auto"/>
                        <w:bottom w:val="none" w:sz="0" w:space="0" w:color="auto"/>
                        <w:right w:val="none" w:sz="0" w:space="0" w:color="auto"/>
                      </w:divBdr>
                    </w:div>
                    <w:div w:id="1308511365">
                      <w:marLeft w:val="0"/>
                      <w:marRight w:val="0"/>
                      <w:marTop w:val="0"/>
                      <w:marBottom w:val="0"/>
                      <w:divBdr>
                        <w:top w:val="none" w:sz="0" w:space="0" w:color="auto"/>
                        <w:left w:val="none" w:sz="0" w:space="0" w:color="auto"/>
                        <w:bottom w:val="none" w:sz="0" w:space="0" w:color="auto"/>
                        <w:right w:val="none" w:sz="0" w:space="0" w:color="auto"/>
                      </w:divBdr>
                    </w:div>
                  </w:divsChild>
                </w:div>
                <w:div w:id="1837841174">
                  <w:marLeft w:val="0"/>
                  <w:marRight w:val="0"/>
                  <w:marTop w:val="0"/>
                  <w:marBottom w:val="0"/>
                  <w:divBdr>
                    <w:top w:val="none" w:sz="0" w:space="0" w:color="auto"/>
                    <w:left w:val="none" w:sz="0" w:space="0" w:color="auto"/>
                    <w:bottom w:val="none" w:sz="0" w:space="0" w:color="auto"/>
                    <w:right w:val="none" w:sz="0" w:space="0" w:color="auto"/>
                  </w:divBdr>
                  <w:divsChild>
                    <w:div w:id="125857954">
                      <w:marLeft w:val="0"/>
                      <w:marRight w:val="0"/>
                      <w:marTop w:val="0"/>
                      <w:marBottom w:val="0"/>
                      <w:divBdr>
                        <w:top w:val="none" w:sz="0" w:space="0" w:color="auto"/>
                        <w:left w:val="none" w:sz="0" w:space="0" w:color="auto"/>
                        <w:bottom w:val="none" w:sz="0" w:space="0" w:color="auto"/>
                        <w:right w:val="none" w:sz="0" w:space="0" w:color="auto"/>
                      </w:divBdr>
                    </w:div>
                    <w:div w:id="428165164">
                      <w:marLeft w:val="0"/>
                      <w:marRight w:val="0"/>
                      <w:marTop w:val="0"/>
                      <w:marBottom w:val="0"/>
                      <w:divBdr>
                        <w:top w:val="none" w:sz="0" w:space="0" w:color="auto"/>
                        <w:left w:val="none" w:sz="0" w:space="0" w:color="auto"/>
                        <w:bottom w:val="none" w:sz="0" w:space="0" w:color="auto"/>
                        <w:right w:val="none" w:sz="0" w:space="0" w:color="auto"/>
                      </w:divBdr>
                    </w:div>
                    <w:div w:id="131282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07776">
              <w:marLeft w:val="0"/>
              <w:marRight w:val="0"/>
              <w:marTop w:val="0"/>
              <w:marBottom w:val="0"/>
              <w:divBdr>
                <w:top w:val="none" w:sz="0" w:space="0" w:color="auto"/>
                <w:left w:val="none" w:sz="0" w:space="0" w:color="auto"/>
                <w:bottom w:val="none" w:sz="0" w:space="0" w:color="auto"/>
                <w:right w:val="none" w:sz="0" w:space="0" w:color="auto"/>
              </w:divBdr>
            </w:div>
            <w:div w:id="1279605859">
              <w:marLeft w:val="0"/>
              <w:marRight w:val="0"/>
              <w:marTop w:val="0"/>
              <w:marBottom w:val="0"/>
              <w:divBdr>
                <w:top w:val="none" w:sz="0" w:space="0" w:color="auto"/>
                <w:left w:val="none" w:sz="0" w:space="0" w:color="auto"/>
                <w:bottom w:val="none" w:sz="0" w:space="0" w:color="auto"/>
                <w:right w:val="none" w:sz="0" w:space="0" w:color="auto"/>
              </w:divBdr>
              <w:divsChild>
                <w:div w:id="324941756">
                  <w:marLeft w:val="0"/>
                  <w:marRight w:val="0"/>
                  <w:marTop w:val="0"/>
                  <w:marBottom w:val="0"/>
                  <w:divBdr>
                    <w:top w:val="none" w:sz="0" w:space="0" w:color="auto"/>
                    <w:left w:val="none" w:sz="0" w:space="0" w:color="auto"/>
                    <w:bottom w:val="none" w:sz="0" w:space="0" w:color="auto"/>
                    <w:right w:val="none" w:sz="0" w:space="0" w:color="auto"/>
                  </w:divBdr>
                </w:div>
                <w:div w:id="1904901286">
                  <w:marLeft w:val="0"/>
                  <w:marRight w:val="0"/>
                  <w:marTop w:val="0"/>
                  <w:marBottom w:val="0"/>
                  <w:divBdr>
                    <w:top w:val="none" w:sz="0" w:space="0" w:color="auto"/>
                    <w:left w:val="none" w:sz="0" w:space="0" w:color="auto"/>
                    <w:bottom w:val="none" w:sz="0" w:space="0" w:color="auto"/>
                    <w:right w:val="none" w:sz="0" w:space="0" w:color="auto"/>
                  </w:divBdr>
                </w:div>
                <w:div w:id="2141993174">
                  <w:marLeft w:val="0"/>
                  <w:marRight w:val="0"/>
                  <w:marTop w:val="0"/>
                  <w:marBottom w:val="0"/>
                  <w:divBdr>
                    <w:top w:val="none" w:sz="0" w:space="0" w:color="auto"/>
                    <w:left w:val="none" w:sz="0" w:space="0" w:color="auto"/>
                    <w:bottom w:val="none" w:sz="0" w:space="0" w:color="auto"/>
                    <w:right w:val="none" w:sz="0" w:space="0" w:color="auto"/>
                  </w:divBdr>
                </w:div>
              </w:divsChild>
            </w:div>
            <w:div w:id="1600092623">
              <w:marLeft w:val="0"/>
              <w:marRight w:val="0"/>
              <w:marTop w:val="0"/>
              <w:marBottom w:val="0"/>
              <w:divBdr>
                <w:top w:val="none" w:sz="0" w:space="0" w:color="auto"/>
                <w:left w:val="none" w:sz="0" w:space="0" w:color="auto"/>
                <w:bottom w:val="none" w:sz="0" w:space="0" w:color="auto"/>
                <w:right w:val="none" w:sz="0" w:space="0" w:color="auto"/>
              </w:divBdr>
              <w:divsChild>
                <w:div w:id="117070730">
                  <w:marLeft w:val="0"/>
                  <w:marRight w:val="0"/>
                  <w:marTop w:val="0"/>
                  <w:marBottom w:val="0"/>
                  <w:divBdr>
                    <w:top w:val="none" w:sz="0" w:space="0" w:color="auto"/>
                    <w:left w:val="none" w:sz="0" w:space="0" w:color="auto"/>
                    <w:bottom w:val="none" w:sz="0" w:space="0" w:color="auto"/>
                    <w:right w:val="none" w:sz="0" w:space="0" w:color="auto"/>
                  </w:divBdr>
                </w:div>
                <w:div w:id="636910080">
                  <w:marLeft w:val="0"/>
                  <w:marRight w:val="0"/>
                  <w:marTop w:val="0"/>
                  <w:marBottom w:val="0"/>
                  <w:divBdr>
                    <w:top w:val="none" w:sz="0" w:space="0" w:color="auto"/>
                    <w:left w:val="none" w:sz="0" w:space="0" w:color="auto"/>
                    <w:bottom w:val="none" w:sz="0" w:space="0" w:color="auto"/>
                    <w:right w:val="none" w:sz="0" w:space="0" w:color="auto"/>
                  </w:divBdr>
                  <w:divsChild>
                    <w:div w:id="1090391228">
                      <w:marLeft w:val="0"/>
                      <w:marRight w:val="0"/>
                      <w:marTop w:val="0"/>
                      <w:marBottom w:val="0"/>
                      <w:divBdr>
                        <w:top w:val="none" w:sz="0" w:space="0" w:color="auto"/>
                        <w:left w:val="none" w:sz="0" w:space="0" w:color="auto"/>
                        <w:bottom w:val="none" w:sz="0" w:space="0" w:color="auto"/>
                        <w:right w:val="none" w:sz="0" w:space="0" w:color="auto"/>
                      </w:divBdr>
                      <w:divsChild>
                        <w:div w:id="235366018">
                          <w:marLeft w:val="0"/>
                          <w:marRight w:val="0"/>
                          <w:marTop w:val="0"/>
                          <w:marBottom w:val="0"/>
                          <w:divBdr>
                            <w:top w:val="none" w:sz="0" w:space="0" w:color="auto"/>
                            <w:left w:val="none" w:sz="0" w:space="0" w:color="auto"/>
                            <w:bottom w:val="none" w:sz="0" w:space="0" w:color="auto"/>
                            <w:right w:val="none" w:sz="0" w:space="0" w:color="auto"/>
                          </w:divBdr>
                          <w:divsChild>
                            <w:div w:id="1099302567">
                              <w:marLeft w:val="0"/>
                              <w:marRight w:val="0"/>
                              <w:marTop w:val="0"/>
                              <w:marBottom w:val="0"/>
                              <w:divBdr>
                                <w:top w:val="none" w:sz="0" w:space="0" w:color="auto"/>
                                <w:left w:val="none" w:sz="0" w:space="0" w:color="auto"/>
                                <w:bottom w:val="none" w:sz="0" w:space="0" w:color="auto"/>
                                <w:right w:val="none" w:sz="0" w:space="0" w:color="auto"/>
                              </w:divBdr>
                            </w:div>
                            <w:div w:id="1917205699">
                              <w:marLeft w:val="0"/>
                              <w:marRight w:val="0"/>
                              <w:marTop w:val="0"/>
                              <w:marBottom w:val="0"/>
                              <w:divBdr>
                                <w:top w:val="none" w:sz="0" w:space="0" w:color="auto"/>
                                <w:left w:val="none" w:sz="0" w:space="0" w:color="auto"/>
                                <w:bottom w:val="none" w:sz="0" w:space="0" w:color="auto"/>
                                <w:right w:val="none" w:sz="0" w:space="0" w:color="auto"/>
                              </w:divBdr>
                              <w:divsChild>
                                <w:div w:id="546336335">
                                  <w:marLeft w:val="0"/>
                                  <w:marRight w:val="0"/>
                                  <w:marTop w:val="0"/>
                                  <w:marBottom w:val="0"/>
                                  <w:divBdr>
                                    <w:top w:val="none" w:sz="0" w:space="0" w:color="auto"/>
                                    <w:left w:val="none" w:sz="0" w:space="0" w:color="auto"/>
                                    <w:bottom w:val="none" w:sz="0" w:space="0" w:color="auto"/>
                                    <w:right w:val="none" w:sz="0" w:space="0" w:color="auto"/>
                                  </w:divBdr>
                                </w:div>
                                <w:div w:id="13651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06634">
                          <w:marLeft w:val="0"/>
                          <w:marRight w:val="0"/>
                          <w:marTop w:val="0"/>
                          <w:marBottom w:val="0"/>
                          <w:divBdr>
                            <w:top w:val="none" w:sz="0" w:space="0" w:color="auto"/>
                            <w:left w:val="none" w:sz="0" w:space="0" w:color="auto"/>
                            <w:bottom w:val="none" w:sz="0" w:space="0" w:color="auto"/>
                            <w:right w:val="none" w:sz="0" w:space="0" w:color="auto"/>
                          </w:divBdr>
                        </w:div>
                      </w:divsChild>
                    </w:div>
                    <w:div w:id="1413550036">
                      <w:marLeft w:val="0"/>
                      <w:marRight w:val="0"/>
                      <w:marTop w:val="0"/>
                      <w:marBottom w:val="0"/>
                      <w:divBdr>
                        <w:top w:val="none" w:sz="0" w:space="0" w:color="auto"/>
                        <w:left w:val="none" w:sz="0" w:space="0" w:color="auto"/>
                        <w:bottom w:val="none" w:sz="0" w:space="0" w:color="auto"/>
                        <w:right w:val="none" w:sz="0" w:space="0" w:color="auto"/>
                      </w:divBdr>
                      <w:divsChild>
                        <w:div w:id="973294920">
                          <w:marLeft w:val="0"/>
                          <w:marRight w:val="0"/>
                          <w:marTop w:val="0"/>
                          <w:marBottom w:val="0"/>
                          <w:divBdr>
                            <w:top w:val="none" w:sz="0" w:space="0" w:color="auto"/>
                            <w:left w:val="none" w:sz="0" w:space="0" w:color="auto"/>
                            <w:bottom w:val="none" w:sz="0" w:space="0" w:color="auto"/>
                            <w:right w:val="none" w:sz="0" w:space="0" w:color="auto"/>
                          </w:divBdr>
                        </w:div>
                        <w:div w:id="194394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958719">
          <w:marLeft w:val="0"/>
          <w:marRight w:val="0"/>
          <w:marTop w:val="0"/>
          <w:marBottom w:val="0"/>
          <w:divBdr>
            <w:top w:val="none" w:sz="0" w:space="0" w:color="auto"/>
            <w:left w:val="none" w:sz="0" w:space="0" w:color="auto"/>
            <w:bottom w:val="none" w:sz="0" w:space="0" w:color="auto"/>
            <w:right w:val="none" w:sz="0" w:space="0" w:color="auto"/>
          </w:divBdr>
          <w:divsChild>
            <w:div w:id="695234216">
              <w:marLeft w:val="0"/>
              <w:marRight w:val="0"/>
              <w:marTop w:val="0"/>
              <w:marBottom w:val="0"/>
              <w:divBdr>
                <w:top w:val="none" w:sz="0" w:space="0" w:color="auto"/>
                <w:left w:val="none" w:sz="0" w:space="0" w:color="auto"/>
                <w:bottom w:val="none" w:sz="0" w:space="0" w:color="auto"/>
                <w:right w:val="none" w:sz="0" w:space="0" w:color="auto"/>
              </w:divBdr>
              <w:divsChild>
                <w:div w:id="1424064408">
                  <w:marLeft w:val="0"/>
                  <w:marRight w:val="0"/>
                  <w:marTop w:val="0"/>
                  <w:marBottom w:val="0"/>
                  <w:divBdr>
                    <w:top w:val="none" w:sz="0" w:space="0" w:color="auto"/>
                    <w:left w:val="none" w:sz="0" w:space="0" w:color="auto"/>
                    <w:bottom w:val="none" w:sz="0" w:space="0" w:color="auto"/>
                    <w:right w:val="none" w:sz="0" w:space="0" w:color="auto"/>
                  </w:divBdr>
                </w:div>
              </w:divsChild>
            </w:div>
            <w:div w:id="1656686114">
              <w:marLeft w:val="0"/>
              <w:marRight w:val="0"/>
              <w:marTop w:val="0"/>
              <w:marBottom w:val="0"/>
              <w:divBdr>
                <w:top w:val="none" w:sz="0" w:space="0" w:color="auto"/>
                <w:left w:val="none" w:sz="0" w:space="0" w:color="auto"/>
                <w:bottom w:val="none" w:sz="0" w:space="0" w:color="auto"/>
                <w:right w:val="none" w:sz="0" w:space="0" w:color="auto"/>
              </w:divBdr>
            </w:div>
          </w:divsChild>
        </w:div>
        <w:div w:id="1265915487">
          <w:marLeft w:val="0"/>
          <w:marRight w:val="0"/>
          <w:marTop w:val="0"/>
          <w:marBottom w:val="0"/>
          <w:divBdr>
            <w:top w:val="none" w:sz="0" w:space="0" w:color="auto"/>
            <w:left w:val="none" w:sz="0" w:space="0" w:color="auto"/>
            <w:bottom w:val="none" w:sz="0" w:space="0" w:color="auto"/>
            <w:right w:val="none" w:sz="0" w:space="0" w:color="auto"/>
          </w:divBdr>
          <w:divsChild>
            <w:div w:id="562838308">
              <w:marLeft w:val="0"/>
              <w:marRight w:val="0"/>
              <w:marTop w:val="0"/>
              <w:marBottom w:val="0"/>
              <w:divBdr>
                <w:top w:val="none" w:sz="0" w:space="0" w:color="auto"/>
                <w:left w:val="none" w:sz="0" w:space="0" w:color="auto"/>
                <w:bottom w:val="none" w:sz="0" w:space="0" w:color="auto"/>
                <w:right w:val="none" w:sz="0" w:space="0" w:color="auto"/>
              </w:divBdr>
              <w:divsChild>
                <w:div w:id="1712999323">
                  <w:marLeft w:val="0"/>
                  <w:marRight w:val="0"/>
                  <w:marTop w:val="0"/>
                  <w:marBottom w:val="0"/>
                  <w:divBdr>
                    <w:top w:val="none" w:sz="0" w:space="0" w:color="auto"/>
                    <w:left w:val="none" w:sz="0" w:space="0" w:color="auto"/>
                    <w:bottom w:val="none" w:sz="0" w:space="0" w:color="auto"/>
                    <w:right w:val="none" w:sz="0" w:space="0" w:color="auto"/>
                  </w:divBdr>
                  <w:divsChild>
                    <w:div w:id="1015889059">
                      <w:marLeft w:val="0"/>
                      <w:marRight w:val="0"/>
                      <w:marTop w:val="0"/>
                      <w:marBottom w:val="0"/>
                      <w:divBdr>
                        <w:top w:val="none" w:sz="0" w:space="0" w:color="auto"/>
                        <w:left w:val="none" w:sz="0" w:space="0" w:color="auto"/>
                        <w:bottom w:val="none" w:sz="0" w:space="0" w:color="auto"/>
                        <w:right w:val="none" w:sz="0" w:space="0" w:color="auto"/>
                      </w:divBdr>
                    </w:div>
                    <w:div w:id="1691370526">
                      <w:marLeft w:val="0"/>
                      <w:marRight w:val="0"/>
                      <w:marTop w:val="0"/>
                      <w:marBottom w:val="0"/>
                      <w:divBdr>
                        <w:top w:val="none" w:sz="0" w:space="0" w:color="auto"/>
                        <w:left w:val="none" w:sz="0" w:space="0" w:color="auto"/>
                        <w:bottom w:val="none" w:sz="0" w:space="0" w:color="auto"/>
                        <w:right w:val="none" w:sz="0" w:space="0" w:color="auto"/>
                      </w:divBdr>
                    </w:div>
                  </w:divsChild>
                </w:div>
                <w:div w:id="1990984103">
                  <w:marLeft w:val="0"/>
                  <w:marRight w:val="0"/>
                  <w:marTop w:val="0"/>
                  <w:marBottom w:val="0"/>
                  <w:divBdr>
                    <w:top w:val="none" w:sz="0" w:space="0" w:color="auto"/>
                    <w:left w:val="none" w:sz="0" w:space="0" w:color="auto"/>
                    <w:bottom w:val="none" w:sz="0" w:space="0" w:color="auto"/>
                    <w:right w:val="none" w:sz="0" w:space="0" w:color="auto"/>
                  </w:divBdr>
                </w:div>
              </w:divsChild>
            </w:div>
            <w:div w:id="737703899">
              <w:marLeft w:val="0"/>
              <w:marRight w:val="0"/>
              <w:marTop w:val="0"/>
              <w:marBottom w:val="0"/>
              <w:divBdr>
                <w:top w:val="none" w:sz="0" w:space="0" w:color="auto"/>
                <w:left w:val="none" w:sz="0" w:space="0" w:color="auto"/>
                <w:bottom w:val="none" w:sz="0" w:space="0" w:color="auto"/>
                <w:right w:val="none" w:sz="0" w:space="0" w:color="auto"/>
              </w:divBdr>
            </w:div>
            <w:div w:id="837111843">
              <w:marLeft w:val="0"/>
              <w:marRight w:val="0"/>
              <w:marTop w:val="0"/>
              <w:marBottom w:val="0"/>
              <w:divBdr>
                <w:top w:val="none" w:sz="0" w:space="0" w:color="auto"/>
                <w:left w:val="none" w:sz="0" w:space="0" w:color="auto"/>
                <w:bottom w:val="none" w:sz="0" w:space="0" w:color="auto"/>
                <w:right w:val="none" w:sz="0" w:space="0" w:color="auto"/>
              </w:divBdr>
              <w:divsChild>
                <w:div w:id="1168253802">
                  <w:marLeft w:val="0"/>
                  <w:marRight w:val="0"/>
                  <w:marTop w:val="0"/>
                  <w:marBottom w:val="0"/>
                  <w:divBdr>
                    <w:top w:val="none" w:sz="0" w:space="0" w:color="auto"/>
                    <w:left w:val="none" w:sz="0" w:space="0" w:color="auto"/>
                    <w:bottom w:val="none" w:sz="0" w:space="0" w:color="auto"/>
                    <w:right w:val="none" w:sz="0" w:space="0" w:color="auto"/>
                  </w:divBdr>
                </w:div>
              </w:divsChild>
            </w:div>
            <w:div w:id="1026448548">
              <w:marLeft w:val="0"/>
              <w:marRight w:val="0"/>
              <w:marTop w:val="0"/>
              <w:marBottom w:val="0"/>
              <w:divBdr>
                <w:top w:val="none" w:sz="0" w:space="0" w:color="auto"/>
                <w:left w:val="none" w:sz="0" w:space="0" w:color="auto"/>
                <w:bottom w:val="none" w:sz="0" w:space="0" w:color="auto"/>
                <w:right w:val="none" w:sz="0" w:space="0" w:color="auto"/>
              </w:divBdr>
            </w:div>
            <w:div w:id="1843616453">
              <w:marLeft w:val="0"/>
              <w:marRight w:val="0"/>
              <w:marTop w:val="0"/>
              <w:marBottom w:val="0"/>
              <w:divBdr>
                <w:top w:val="none" w:sz="0" w:space="0" w:color="auto"/>
                <w:left w:val="none" w:sz="0" w:space="0" w:color="auto"/>
                <w:bottom w:val="none" w:sz="0" w:space="0" w:color="auto"/>
                <w:right w:val="none" w:sz="0" w:space="0" w:color="auto"/>
              </w:divBdr>
            </w:div>
          </w:divsChild>
        </w:div>
        <w:div w:id="1313439495">
          <w:marLeft w:val="0"/>
          <w:marRight w:val="0"/>
          <w:marTop w:val="0"/>
          <w:marBottom w:val="0"/>
          <w:divBdr>
            <w:top w:val="none" w:sz="0" w:space="0" w:color="auto"/>
            <w:left w:val="none" w:sz="0" w:space="0" w:color="auto"/>
            <w:bottom w:val="none" w:sz="0" w:space="0" w:color="auto"/>
            <w:right w:val="none" w:sz="0" w:space="0" w:color="auto"/>
          </w:divBdr>
          <w:divsChild>
            <w:div w:id="52773766">
              <w:marLeft w:val="0"/>
              <w:marRight w:val="0"/>
              <w:marTop w:val="0"/>
              <w:marBottom w:val="0"/>
              <w:divBdr>
                <w:top w:val="none" w:sz="0" w:space="0" w:color="auto"/>
                <w:left w:val="none" w:sz="0" w:space="0" w:color="auto"/>
                <w:bottom w:val="none" w:sz="0" w:space="0" w:color="auto"/>
                <w:right w:val="none" w:sz="0" w:space="0" w:color="auto"/>
              </w:divBdr>
            </w:div>
            <w:div w:id="111243794">
              <w:marLeft w:val="0"/>
              <w:marRight w:val="0"/>
              <w:marTop w:val="0"/>
              <w:marBottom w:val="0"/>
              <w:divBdr>
                <w:top w:val="none" w:sz="0" w:space="0" w:color="auto"/>
                <w:left w:val="none" w:sz="0" w:space="0" w:color="auto"/>
                <w:bottom w:val="none" w:sz="0" w:space="0" w:color="auto"/>
                <w:right w:val="none" w:sz="0" w:space="0" w:color="auto"/>
              </w:divBdr>
              <w:divsChild>
                <w:div w:id="33702610">
                  <w:marLeft w:val="0"/>
                  <w:marRight w:val="0"/>
                  <w:marTop w:val="0"/>
                  <w:marBottom w:val="0"/>
                  <w:divBdr>
                    <w:top w:val="none" w:sz="0" w:space="0" w:color="auto"/>
                    <w:left w:val="none" w:sz="0" w:space="0" w:color="auto"/>
                    <w:bottom w:val="none" w:sz="0" w:space="0" w:color="auto"/>
                    <w:right w:val="none" w:sz="0" w:space="0" w:color="auto"/>
                  </w:divBdr>
                </w:div>
                <w:div w:id="190145959">
                  <w:marLeft w:val="0"/>
                  <w:marRight w:val="0"/>
                  <w:marTop w:val="0"/>
                  <w:marBottom w:val="0"/>
                  <w:divBdr>
                    <w:top w:val="none" w:sz="0" w:space="0" w:color="auto"/>
                    <w:left w:val="none" w:sz="0" w:space="0" w:color="auto"/>
                    <w:bottom w:val="none" w:sz="0" w:space="0" w:color="auto"/>
                    <w:right w:val="none" w:sz="0" w:space="0" w:color="auto"/>
                  </w:divBdr>
                </w:div>
                <w:div w:id="252788160">
                  <w:marLeft w:val="0"/>
                  <w:marRight w:val="0"/>
                  <w:marTop w:val="0"/>
                  <w:marBottom w:val="0"/>
                  <w:divBdr>
                    <w:top w:val="none" w:sz="0" w:space="0" w:color="auto"/>
                    <w:left w:val="none" w:sz="0" w:space="0" w:color="auto"/>
                    <w:bottom w:val="none" w:sz="0" w:space="0" w:color="auto"/>
                    <w:right w:val="none" w:sz="0" w:space="0" w:color="auto"/>
                  </w:divBdr>
                </w:div>
                <w:div w:id="1517693802">
                  <w:marLeft w:val="0"/>
                  <w:marRight w:val="0"/>
                  <w:marTop w:val="0"/>
                  <w:marBottom w:val="0"/>
                  <w:divBdr>
                    <w:top w:val="none" w:sz="0" w:space="0" w:color="auto"/>
                    <w:left w:val="none" w:sz="0" w:space="0" w:color="auto"/>
                    <w:bottom w:val="none" w:sz="0" w:space="0" w:color="auto"/>
                    <w:right w:val="none" w:sz="0" w:space="0" w:color="auto"/>
                  </w:divBdr>
                </w:div>
                <w:div w:id="2041928540">
                  <w:marLeft w:val="0"/>
                  <w:marRight w:val="0"/>
                  <w:marTop w:val="0"/>
                  <w:marBottom w:val="0"/>
                  <w:divBdr>
                    <w:top w:val="none" w:sz="0" w:space="0" w:color="auto"/>
                    <w:left w:val="none" w:sz="0" w:space="0" w:color="auto"/>
                    <w:bottom w:val="none" w:sz="0" w:space="0" w:color="auto"/>
                    <w:right w:val="none" w:sz="0" w:space="0" w:color="auto"/>
                  </w:divBdr>
                </w:div>
              </w:divsChild>
            </w:div>
            <w:div w:id="767849201">
              <w:marLeft w:val="0"/>
              <w:marRight w:val="0"/>
              <w:marTop w:val="0"/>
              <w:marBottom w:val="0"/>
              <w:divBdr>
                <w:top w:val="none" w:sz="0" w:space="0" w:color="auto"/>
                <w:left w:val="none" w:sz="0" w:space="0" w:color="auto"/>
                <w:bottom w:val="none" w:sz="0" w:space="0" w:color="auto"/>
                <w:right w:val="none" w:sz="0" w:space="0" w:color="auto"/>
              </w:divBdr>
              <w:divsChild>
                <w:div w:id="821239382">
                  <w:marLeft w:val="0"/>
                  <w:marRight w:val="0"/>
                  <w:marTop w:val="0"/>
                  <w:marBottom w:val="0"/>
                  <w:divBdr>
                    <w:top w:val="none" w:sz="0" w:space="0" w:color="auto"/>
                    <w:left w:val="none" w:sz="0" w:space="0" w:color="auto"/>
                    <w:bottom w:val="none" w:sz="0" w:space="0" w:color="auto"/>
                    <w:right w:val="none" w:sz="0" w:space="0" w:color="auto"/>
                  </w:divBdr>
                </w:div>
                <w:div w:id="1289438160">
                  <w:marLeft w:val="0"/>
                  <w:marRight w:val="0"/>
                  <w:marTop w:val="0"/>
                  <w:marBottom w:val="0"/>
                  <w:divBdr>
                    <w:top w:val="none" w:sz="0" w:space="0" w:color="auto"/>
                    <w:left w:val="none" w:sz="0" w:space="0" w:color="auto"/>
                    <w:bottom w:val="none" w:sz="0" w:space="0" w:color="auto"/>
                    <w:right w:val="none" w:sz="0" w:space="0" w:color="auto"/>
                  </w:divBdr>
                </w:div>
              </w:divsChild>
            </w:div>
            <w:div w:id="1930574565">
              <w:marLeft w:val="0"/>
              <w:marRight w:val="0"/>
              <w:marTop w:val="0"/>
              <w:marBottom w:val="0"/>
              <w:divBdr>
                <w:top w:val="none" w:sz="0" w:space="0" w:color="auto"/>
                <w:left w:val="none" w:sz="0" w:space="0" w:color="auto"/>
                <w:bottom w:val="none" w:sz="0" w:space="0" w:color="auto"/>
                <w:right w:val="none" w:sz="0" w:space="0" w:color="auto"/>
              </w:divBdr>
              <w:divsChild>
                <w:div w:id="867907836">
                  <w:marLeft w:val="0"/>
                  <w:marRight w:val="0"/>
                  <w:marTop w:val="0"/>
                  <w:marBottom w:val="0"/>
                  <w:divBdr>
                    <w:top w:val="none" w:sz="0" w:space="0" w:color="auto"/>
                    <w:left w:val="none" w:sz="0" w:space="0" w:color="auto"/>
                    <w:bottom w:val="none" w:sz="0" w:space="0" w:color="auto"/>
                    <w:right w:val="none" w:sz="0" w:space="0" w:color="auto"/>
                  </w:divBdr>
                </w:div>
                <w:div w:id="1062749395">
                  <w:marLeft w:val="0"/>
                  <w:marRight w:val="0"/>
                  <w:marTop w:val="0"/>
                  <w:marBottom w:val="0"/>
                  <w:divBdr>
                    <w:top w:val="none" w:sz="0" w:space="0" w:color="auto"/>
                    <w:left w:val="none" w:sz="0" w:space="0" w:color="auto"/>
                    <w:bottom w:val="none" w:sz="0" w:space="0" w:color="auto"/>
                    <w:right w:val="none" w:sz="0" w:space="0" w:color="auto"/>
                  </w:divBdr>
                  <w:divsChild>
                    <w:div w:id="138347620">
                      <w:marLeft w:val="0"/>
                      <w:marRight w:val="0"/>
                      <w:marTop w:val="0"/>
                      <w:marBottom w:val="0"/>
                      <w:divBdr>
                        <w:top w:val="none" w:sz="0" w:space="0" w:color="auto"/>
                        <w:left w:val="none" w:sz="0" w:space="0" w:color="auto"/>
                        <w:bottom w:val="none" w:sz="0" w:space="0" w:color="auto"/>
                        <w:right w:val="none" w:sz="0" w:space="0" w:color="auto"/>
                      </w:divBdr>
                      <w:divsChild>
                        <w:div w:id="349533743">
                          <w:marLeft w:val="0"/>
                          <w:marRight w:val="0"/>
                          <w:marTop w:val="0"/>
                          <w:marBottom w:val="0"/>
                          <w:divBdr>
                            <w:top w:val="none" w:sz="0" w:space="0" w:color="auto"/>
                            <w:left w:val="none" w:sz="0" w:space="0" w:color="auto"/>
                            <w:bottom w:val="none" w:sz="0" w:space="0" w:color="auto"/>
                            <w:right w:val="none" w:sz="0" w:space="0" w:color="auto"/>
                          </w:divBdr>
                          <w:divsChild>
                            <w:div w:id="1359164333">
                              <w:marLeft w:val="0"/>
                              <w:marRight w:val="0"/>
                              <w:marTop w:val="0"/>
                              <w:marBottom w:val="0"/>
                              <w:divBdr>
                                <w:top w:val="none" w:sz="0" w:space="0" w:color="auto"/>
                                <w:left w:val="none" w:sz="0" w:space="0" w:color="auto"/>
                                <w:bottom w:val="none" w:sz="0" w:space="0" w:color="auto"/>
                                <w:right w:val="none" w:sz="0" w:space="0" w:color="auto"/>
                              </w:divBdr>
                            </w:div>
                            <w:div w:id="1645041132">
                              <w:marLeft w:val="0"/>
                              <w:marRight w:val="0"/>
                              <w:marTop w:val="0"/>
                              <w:marBottom w:val="0"/>
                              <w:divBdr>
                                <w:top w:val="none" w:sz="0" w:space="0" w:color="auto"/>
                                <w:left w:val="none" w:sz="0" w:space="0" w:color="auto"/>
                                <w:bottom w:val="none" w:sz="0" w:space="0" w:color="auto"/>
                                <w:right w:val="none" w:sz="0" w:space="0" w:color="auto"/>
                              </w:divBdr>
                            </w:div>
                          </w:divsChild>
                        </w:div>
                        <w:div w:id="1229918532">
                          <w:marLeft w:val="0"/>
                          <w:marRight w:val="0"/>
                          <w:marTop w:val="0"/>
                          <w:marBottom w:val="0"/>
                          <w:divBdr>
                            <w:top w:val="none" w:sz="0" w:space="0" w:color="auto"/>
                            <w:left w:val="none" w:sz="0" w:space="0" w:color="auto"/>
                            <w:bottom w:val="none" w:sz="0" w:space="0" w:color="auto"/>
                            <w:right w:val="none" w:sz="0" w:space="0" w:color="auto"/>
                          </w:divBdr>
                        </w:div>
                        <w:div w:id="1964270080">
                          <w:marLeft w:val="0"/>
                          <w:marRight w:val="0"/>
                          <w:marTop w:val="0"/>
                          <w:marBottom w:val="0"/>
                          <w:divBdr>
                            <w:top w:val="none" w:sz="0" w:space="0" w:color="auto"/>
                            <w:left w:val="none" w:sz="0" w:space="0" w:color="auto"/>
                            <w:bottom w:val="none" w:sz="0" w:space="0" w:color="auto"/>
                            <w:right w:val="none" w:sz="0" w:space="0" w:color="auto"/>
                          </w:divBdr>
                          <w:divsChild>
                            <w:div w:id="907956957">
                              <w:marLeft w:val="0"/>
                              <w:marRight w:val="0"/>
                              <w:marTop w:val="0"/>
                              <w:marBottom w:val="0"/>
                              <w:divBdr>
                                <w:top w:val="none" w:sz="0" w:space="0" w:color="auto"/>
                                <w:left w:val="none" w:sz="0" w:space="0" w:color="auto"/>
                                <w:bottom w:val="none" w:sz="0" w:space="0" w:color="auto"/>
                                <w:right w:val="none" w:sz="0" w:space="0" w:color="auto"/>
                              </w:divBdr>
                            </w:div>
                            <w:div w:id="21269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28183">
                      <w:marLeft w:val="0"/>
                      <w:marRight w:val="0"/>
                      <w:marTop w:val="0"/>
                      <w:marBottom w:val="0"/>
                      <w:divBdr>
                        <w:top w:val="none" w:sz="0" w:space="0" w:color="auto"/>
                        <w:left w:val="none" w:sz="0" w:space="0" w:color="auto"/>
                        <w:bottom w:val="none" w:sz="0" w:space="0" w:color="auto"/>
                        <w:right w:val="none" w:sz="0" w:space="0" w:color="auto"/>
                      </w:divBdr>
                    </w:div>
                    <w:div w:id="1563710649">
                      <w:marLeft w:val="0"/>
                      <w:marRight w:val="0"/>
                      <w:marTop w:val="0"/>
                      <w:marBottom w:val="0"/>
                      <w:divBdr>
                        <w:top w:val="none" w:sz="0" w:space="0" w:color="auto"/>
                        <w:left w:val="none" w:sz="0" w:space="0" w:color="auto"/>
                        <w:bottom w:val="none" w:sz="0" w:space="0" w:color="auto"/>
                        <w:right w:val="none" w:sz="0" w:space="0" w:color="auto"/>
                      </w:divBdr>
                      <w:divsChild>
                        <w:div w:id="1317492541">
                          <w:marLeft w:val="0"/>
                          <w:marRight w:val="0"/>
                          <w:marTop w:val="0"/>
                          <w:marBottom w:val="0"/>
                          <w:divBdr>
                            <w:top w:val="none" w:sz="0" w:space="0" w:color="auto"/>
                            <w:left w:val="none" w:sz="0" w:space="0" w:color="auto"/>
                            <w:bottom w:val="none" w:sz="0" w:space="0" w:color="auto"/>
                            <w:right w:val="none" w:sz="0" w:space="0" w:color="auto"/>
                          </w:divBdr>
                        </w:div>
                        <w:div w:id="1832453506">
                          <w:marLeft w:val="0"/>
                          <w:marRight w:val="0"/>
                          <w:marTop w:val="0"/>
                          <w:marBottom w:val="0"/>
                          <w:divBdr>
                            <w:top w:val="none" w:sz="0" w:space="0" w:color="auto"/>
                            <w:left w:val="none" w:sz="0" w:space="0" w:color="auto"/>
                            <w:bottom w:val="none" w:sz="0" w:space="0" w:color="auto"/>
                            <w:right w:val="none" w:sz="0" w:space="0" w:color="auto"/>
                          </w:divBdr>
                        </w:div>
                      </w:divsChild>
                    </w:div>
                    <w:div w:id="1883784213">
                      <w:marLeft w:val="0"/>
                      <w:marRight w:val="0"/>
                      <w:marTop w:val="0"/>
                      <w:marBottom w:val="0"/>
                      <w:divBdr>
                        <w:top w:val="none" w:sz="0" w:space="0" w:color="auto"/>
                        <w:left w:val="none" w:sz="0" w:space="0" w:color="auto"/>
                        <w:bottom w:val="none" w:sz="0" w:space="0" w:color="auto"/>
                        <w:right w:val="none" w:sz="0" w:space="0" w:color="auto"/>
                      </w:divBdr>
                      <w:divsChild>
                        <w:div w:id="157381939">
                          <w:marLeft w:val="0"/>
                          <w:marRight w:val="0"/>
                          <w:marTop w:val="0"/>
                          <w:marBottom w:val="0"/>
                          <w:divBdr>
                            <w:top w:val="none" w:sz="0" w:space="0" w:color="auto"/>
                            <w:left w:val="none" w:sz="0" w:space="0" w:color="auto"/>
                            <w:bottom w:val="none" w:sz="0" w:space="0" w:color="auto"/>
                            <w:right w:val="none" w:sz="0" w:space="0" w:color="auto"/>
                          </w:divBdr>
                        </w:div>
                        <w:div w:id="166998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5712">
                  <w:marLeft w:val="0"/>
                  <w:marRight w:val="0"/>
                  <w:marTop w:val="0"/>
                  <w:marBottom w:val="0"/>
                  <w:divBdr>
                    <w:top w:val="none" w:sz="0" w:space="0" w:color="auto"/>
                    <w:left w:val="none" w:sz="0" w:space="0" w:color="auto"/>
                    <w:bottom w:val="none" w:sz="0" w:space="0" w:color="auto"/>
                    <w:right w:val="none" w:sz="0" w:space="0" w:color="auto"/>
                  </w:divBdr>
                </w:div>
                <w:div w:id="175284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20122">
          <w:marLeft w:val="0"/>
          <w:marRight w:val="0"/>
          <w:marTop w:val="0"/>
          <w:marBottom w:val="0"/>
          <w:divBdr>
            <w:top w:val="none" w:sz="0" w:space="0" w:color="auto"/>
            <w:left w:val="none" w:sz="0" w:space="0" w:color="auto"/>
            <w:bottom w:val="none" w:sz="0" w:space="0" w:color="auto"/>
            <w:right w:val="none" w:sz="0" w:space="0" w:color="auto"/>
          </w:divBdr>
        </w:div>
        <w:div w:id="1444380161">
          <w:marLeft w:val="0"/>
          <w:marRight w:val="0"/>
          <w:marTop w:val="0"/>
          <w:marBottom w:val="0"/>
          <w:divBdr>
            <w:top w:val="none" w:sz="0" w:space="0" w:color="auto"/>
            <w:left w:val="none" w:sz="0" w:space="0" w:color="auto"/>
            <w:bottom w:val="none" w:sz="0" w:space="0" w:color="auto"/>
            <w:right w:val="none" w:sz="0" w:space="0" w:color="auto"/>
          </w:divBdr>
          <w:divsChild>
            <w:div w:id="1206021878">
              <w:marLeft w:val="0"/>
              <w:marRight w:val="0"/>
              <w:marTop w:val="0"/>
              <w:marBottom w:val="0"/>
              <w:divBdr>
                <w:top w:val="none" w:sz="0" w:space="0" w:color="auto"/>
                <w:left w:val="none" w:sz="0" w:space="0" w:color="auto"/>
                <w:bottom w:val="none" w:sz="0" w:space="0" w:color="auto"/>
                <w:right w:val="none" w:sz="0" w:space="0" w:color="auto"/>
              </w:divBdr>
            </w:div>
            <w:div w:id="2045053208">
              <w:marLeft w:val="0"/>
              <w:marRight w:val="0"/>
              <w:marTop w:val="0"/>
              <w:marBottom w:val="0"/>
              <w:divBdr>
                <w:top w:val="none" w:sz="0" w:space="0" w:color="auto"/>
                <w:left w:val="none" w:sz="0" w:space="0" w:color="auto"/>
                <w:bottom w:val="none" w:sz="0" w:space="0" w:color="auto"/>
                <w:right w:val="none" w:sz="0" w:space="0" w:color="auto"/>
              </w:divBdr>
            </w:div>
          </w:divsChild>
        </w:div>
        <w:div w:id="1484852693">
          <w:marLeft w:val="0"/>
          <w:marRight w:val="0"/>
          <w:marTop w:val="0"/>
          <w:marBottom w:val="0"/>
          <w:divBdr>
            <w:top w:val="none" w:sz="0" w:space="0" w:color="auto"/>
            <w:left w:val="none" w:sz="0" w:space="0" w:color="auto"/>
            <w:bottom w:val="none" w:sz="0" w:space="0" w:color="auto"/>
            <w:right w:val="none" w:sz="0" w:space="0" w:color="auto"/>
          </w:divBdr>
          <w:divsChild>
            <w:div w:id="269092562">
              <w:marLeft w:val="0"/>
              <w:marRight w:val="0"/>
              <w:marTop w:val="0"/>
              <w:marBottom w:val="0"/>
              <w:divBdr>
                <w:top w:val="none" w:sz="0" w:space="0" w:color="auto"/>
                <w:left w:val="none" w:sz="0" w:space="0" w:color="auto"/>
                <w:bottom w:val="none" w:sz="0" w:space="0" w:color="auto"/>
                <w:right w:val="none" w:sz="0" w:space="0" w:color="auto"/>
              </w:divBdr>
              <w:divsChild>
                <w:div w:id="991983334">
                  <w:marLeft w:val="0"/>
                  <w:marRight w:val="0"/>
                  <w:marTop w:val="0"/>
                  <w:marBottom w:val="0"/>
                  <w:divBdr>
                    <w:top w:val="none" w:sz="0" w:space="0" w:color="auto"/>
                    <w:left w:val="none" w:sz="0" w:space="0" w:color="auto"/>
                    <w:bottom w:val="none" w:sz="0" w:space="0" w:color="auto"/>
                    <w:right w:val="none" w:sz="0" w:space="0" w:color="auto"/>
                  </w:divBdr>
                  <w:divsChild>
                    <w:div w:id="816458509">
                      <w:marLeft w:val="0"/>
                      <w:marRight w:val="0"/>
                      <w:marTop w:val="0"/>
                      <w:marBottom w:val="0"/>
                      <w:divBdr>
                        <w:top w:val="none" w:sz="0" w:space="0" w:color="auto"/>
                        <w:left w:val="none" w:sz="0" w:space="0" w:color="auto"/>
                        <w:bottom w:val="none" w:sz="0" w:space="0" w:color="auto"/>
                        <w:right w:val="none" w:sz="0" w:space="0" w:color="auto"/>
                      </w:divBdr>
                      <w:divsChild>
                        <w:div w:id="44566456">
                          <w:marLeft w:val="0"/>
                          <w:marRight w:val="0"/>
                          <w:marTop w:val="0"/>
                          <w:marBottom w:val="0"/>
                          <w:divBdr>
                            <w:top w:val="none" w:sz="0" w:space="0" w:color="auto"/>
                            <w:left w:val="none" w:sz="0" w:space="0" w:color="auto"/>
                            <w:bottom w:val="none" w:sz="0" w:space="0" w:color="auto"/>
                            <w:right w:val="none" w:sz="0" w:space="0" w:color="auto"/>
                          </w:divBdr>
                        </w:div>
                        <w:div w:id="1305045440">
                          <w:marLeft w:val="0"/>
                          <w:marRight w:val="0"/>
                          <w:marTop w:val="0"/>
                          <w:marBottom w:val="0"/>
                          <w:divBdr>
                            <w:top w:val="none" w:sz="0" w:space="0" w:color="auto"/>
                            <w:left w:val="none" w:sz="0" w:space="0" w:color="auto"/>
                            <w:bottom w:val="none" w:sz="0" w:space="0" w:color="auto"/>
                            <w:right w:val="none" w:sz="0" w:space="0" w:color="auto"/>
                          </w:divBdr>
                          <w:divsChild>
                            <w:div w:id="401104559">
                              <w:marLeft w:val="0"/>
                              <w:marRight w:val="0"/>
                              <w:marTop w:val="0"/>
                              <w:marBottom w:val="0"/>
                              <w:divBdr>
                                <w:top w:val="none" w:sz="0" w:space="0" w:color="auto"/>
                                <w:left w:val="none" w:sz="0" w:space="0" w:color="auto"/>
                                <w:bottom w:val="none" w:sz="0" w:space="0" w:color="auto"/>
                                <w:right w:val="none" w:sz="0" w:space="0" w:color="auto"/>
                              </w:divBdr>
                            </w:div>
                            <w:div w:id="1992369510">
                              <w:marLeft w:val="0"/>
                              <w:marRight w:val="0"/>
                              <w:marTop w:val="0"/>
                              <w:marBottom w:val="0"/>
                              <w:divBdr>
                                <w:top w:val="none" w:sz="0" w:space="0" w:color="auto"/>
                                <w:left w:val="none" w:sz="0" w:space="0" w:color="auto"/>
                                <w:bottom w:val="none" w:sz="0" w:space="0" w:color="auto"/>
                                <w:right w:val="none" w:sz="0" w:space="0" w:color="auto"/>
                              </w:divBdr>
                            </w:div>
                          </w:divsChild>
                        </w:div>
                        <w:div w:id="2054453734">
                          <w:marLeft w:val="0"/>
                          <w:marRight w:val="0"/>
                          <w:marTop w:val="0"/>
                          <w:marBottom w:val="0"/>
                          <w:divBdr>
                            <w:top w:val="none" w:sz="0" w:space="0" w:color="auto"/>
                            <w:left w:val="none" w:sz="0" w:space="0" w:color="auto"/>
                            <w:bottom w:val="none" w:sz="0" w:space="0" w:color="auto"/>
                            <w:right w:val="none" w:sz="0" w:space="0" w:color="auto"/>
                          </w:divBdr>
                        </w:div>
                      </w:divsChild>
                    </w:div>
                    <w:div w:id="1207984241">
                      <w:marLeft w:val="0"/>
                      <w:marRight w:val="0"/>
                      <w:marTop w:val="0"/>
                      <w:marBottom w:val="0"/>
                      <w:divBdr>
                        <w:top w:val="none" w:sz="0" w:space="0" w:color="auto"/>
                        <w:left w:val="none" w:sz="0" w:space="0" w:color="auto"/>
                        <w:bottom w:val="none" w:sz="0" w:space="0" w:color="auto"/>
                        <w:right w:val="none" w:sz="0" w:space="0" w:color="auto"/>
                      </w:divBdr>
                      <w:divsChild>
                        <w:div w:id="733240473">
                          <w:marLeft w:val="0"/>
                          <w:marRight w:val="0"/>
                          <w:marTop w:val="0"/>
                          <w:marBottom w:val="0"/>
                          <w:divBdr>
                            <w:top w:val="none" w:sz="0" w:space="0" w:color="auto"/>
                            <w:left w:val="none" w:sz="0" w:space="0" w:color="auto"/>
                            <w:bottom w:val="none" w:sz="0" w:space="0" w:color="auto"/>
                            <w:right w:val="none" w:sz="0" w:space="0" w:color="auto"/>
                          </w:divBdr>
                        </w:div>
                        <w:div w:id="884491467">
                          <w:marLeft w:val="0"/>
                          <w:marRight w:val="0"/>
                          <w:marTop w:val="0"/>
                          <w:marBottom w:val="0"/>
                          <w:divBdr>
                            <w:top w:val="none" w:sz="0" w:space="0" w:color="auto"/>
                            <w:left w:val="none" w:sz="0" w:space="0" w:color="auto"/>
                            <w:bottom w:val="none" w:sz="0" w:space="0" w:color="auto"/>
                            <w:right w:val="none" w:sz="0" w:space="0" w:color="auto"/>
                          </w:divBdr>
                        </w:div>
                        <w:div w:id="1431508818">
                          <w:marLeft w:val="0"/>
                          <w:marRight w:val="0"/>
                          <w:marTop w:val="0"/>
                          <w:marBottom w:val="0"/>
                          <w:divBdr>
                            <w:top w:val="none" w:sz="0" w:space="0" w:color="auto"/>
                            <w:left w:val="none" w:sz="0" w:space="0" w:color="auto"/>
                            <w:bottom w:val="none" w:sz="0" w:space="0" w:color="auto"/>
                            <w:right w:val="none" w:sz="0" w:space="0" w:color="auto"/>
                          </w:divBdr>
                        </w:div>
                        <w:div w:id="2041739291">
                          <w:marLeft w:val="0"/>
                          <w:marRight w:val="0"/>
                          <w:marTop w:val="0"/>
                          <w:marBottom w:val="0"/>
                          <w:divBdr>
                            <w:top w:val="none" w:sz="0" w:space="0" w:color="auto"/>
                            <w:left w:val="none" w:sz="0" w:space="0" w:color="auto"/>
                            <w:bottom w:val="none" w:sz="0" w:space="0" w:color="auto"/>
                            <w:right w:val="none" w:sz="0" w:space="0" w:color="auto"/>
                          </w:divBdr>
                        </w:div>
                        <w:div w:id="2112512159">
                          <w:marLeft w:val="0"/>
                          <w:marRight w:val="0"/>
                          <w:marTop w:val="0"/>
                          <w:marBottom w:val="0"/>
                          <w:divBdr>
                            <w:top w:val="none" w:sz="0" w:space="0" w:color="auto"/>
                            <w:left w:val="none" w:sz="0" w:space="0" w:color="auto"/>
                            <w:bottom w:val="none" w:sz="0" w:space="0" w:color="auto"/>
                            <w:right w:val="none" w:sz="0" w:space="0" w:color="auto"/>
                          </w:divBdr>
                          <w:divsChild>
                            <w:div w:id="1120296916">
                              <w:marLeft w:val="0"/>
                              <w:marRight w:val="0"/>
                              <w:marTop w:val="0"/>
                              <w:marBottom w:val="0"/>
                              <w:divBdr>
                                <w:top w:val="none" w:sz="0" w:space="0" w:color="auto"/>
                                <w:left w:val="none" w:sz="0" w:space="0" w:color="auto"/>
                                <w:bottom w:val="none" w:sz="0" w:space="0" w:color="auto"/>
                                <w:right w:val="none" w:sz="0" w:space="0" w:color="auto"/>
                              </w:divBdr>
                            </w:div>
                            <w:div w:id="16503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21037">
                      <w:marLeft w:val="0"/>
                      <w:marRight w:val="0"/>
                      <w:marTop w:val="0"/>
                      <w:marBottom w:val="0"/>
                      <w:divBdr>
                        <w:top w:val="none" w:sz="0" w:space="0" w:color="auto"/>
                        <w:left w:val="none" w:sz="0" w:space="0" w:color="auto"/>
                        <w:bottom w:val="none" w:sz="0" w:space="0" w:color="auto"/>
                        <w:right w:val="none" w:sz="0" w:space="0" w:color="auto"/>
                      </w:divBdr>
                      <w:divsChild>
                        <w:div w:id="367802366">
                          <w:marLeft w:val="0"/>
                          <w:marRight w:val="0"/>
                          <w:marTop w:val="0"/>
                          <w:marBottom w:val="0"/>
                          <w:divBdr>
                            <w:top w:val="none" w:sz="0" w:space="0" w:color="auto"/>
                            <w:left w:val="none" w:sz="0" w:space="0" w:color="auto"/>
                            <w:bottom w:val="none" w:sz="0" w:space="0" w:color="auto"/>
                            <w:right w:val="none" w:sz="0" w:space="0" w:color="auto"/>
                          </w:divBdr>
                        </w:div>
                        <w:div w:id="471749917">
                          <w:marLeft w:val="0"/>
                          <w:marRight w:val="0"/>
                          <w:marTop w:val="0"/>
                          <w:marBottom w:val="0"/>
                          <w:divBdr>
                            <w:top w:val="none" w:sz="0" w:space="0" w:color="auto"/>
                            <w:left w:val="none" w:sz="0" w:space="0" w:color="auto"/>
                            <w:bottom w:val="none" w:sz="0" w:space="0" w:color="auto"/>
                            <w:right w:val="none" w:sz="0" w:space="0" w:color="auto"/>
                          </w:divBdr>
                        </w:div>
                        <w:div w:id="571503272">
                          <w:marLeft w:val="0"/>
                          <w:marRight w:val="0"/>
                          <w:marTop w:val="0"/>
                          <w:marBottom w:val="0"/>
                          <w:divBdr>
                            <w:top w:val="none" w:sz="0" w:space="0" w:color="auto"/>
                            <w:left w:val="none" w:sz="0" w:space="0" w:color="auto"/>
                            <w:bottom w:val="none" w:sz="0" w:space="0" w:color="auto"/>
                            <w:right w:val="none" w:sz="0" w:space="0" w:color="auto"/>
                          </w:divBdr>
                        </w:div>
                        <w:div w:id="11078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22261">
                  <w:marLeft w:val="0"/>
                  <w:marRight w:val="0"/>
                  <w:marTop w:val="0"/>
                  <w:marBottom w:val="0"/>
                  <w:divBdr>
                    <w:top w:val="none" w:sz="0" w:space="0" w:color="auto"/>
                    <w:left w:val="none" w:sz="0" w:space="0" w:color="auto"/>
                    <w:bottom w:val="none" w:sz="0" w:space="0" w:color="auto"/>
                    <w:right w:val="none" w:sz="0" w:space="0" w:color="auto"/>
                  </w:divBdr>
                  <w:divsChild>
                    <w:div w:id="151528775">
                      <w:marLeft w:val="0"/>
                      <w:marRight w:val="0"/>
                      <w:marTop w:val="0"/>
                      <w:marBottom w:val="0"/>
                      <w:divBdr>
                        <w:top w:val="none" w:sz="0" w:space="0" w:color="auto"/>
                        <w:left w:val="none" w:sz="0" w:space="0" w:color="auto"/>
                        <w:bottom w:val="none" w:sz="0" w:space="0" w:color="auto"/>
                        <w:right w:val="none" w:sz="0" w:space="0" w:color="auto"/>
                      </w:divBdr>
                    </w:div>
                    <w:div w:id="515272712">
                      <w:marLeft w:val="0"/>
                      <w:marRight w:val="0"/>
                      <w:marTop w:val="0"/>
                      <w:marBottom w:val="0"/>
                      <w:divBdr>
                        <w:top w:val="none" w:sz="0" w:space="0" w:color="auto"/>
                        <w:left w:val="none" w:sz="0" w:space="0" w:color="auto"/>
                        <w:bottom w:val="none" w:sz="0" w:space="0" w:color="auto"/>
                        <w:right w:val="none" w:sz="0" w:space="0" w:color="auto"/>
                      </w:divBdr>
                    </w:div>
                    <w:div w:id="9426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30327">
              <w:marLeft w:val="0"/>
              <w:marRight w:val="0"/>
              <w:marTop w:val="0"/>
              <w:marBottom w:val="0"/>
              <w:divBdr>
                <w:top w:val="none" w:sz="0" w:space="0" w:color="auto"/>
                <w:left w:val="none" w:sz="0" w:space="0" w:color="auto"/>
                <w:bottom w:val="none" w:sz="0" w:space="0" w:color="auto"/>
                <w:right w:val="none" w:sz="0" w:space="0" w:color="auto"/>
              </w:divBdr>
            </w:div>
            <w:div w:id="736364931">
              <w:marLeft w:val="0"/>
              <w:marRight w:val="0"/>
              <w:marTop w:val="0"/>
              <w:marBottom w:val="0"/>
              <w:divBdr>
                <w:top w:val="none" w:sz="0" w:space="0" w:color="auto"/>
                <w:left w:val="none" w:sz="0" w:space="0" w:color="auto"/>
                <w:bottom w:val="none" w:sz="0" w:space="0" w:color="auto"/>
                <w:right w:val="none" w:sz="0" w:space="0" w:color="auto"/>
              </w:divBdr>
              <w:divsChild>
                <w:div w:id="142044188">
                  <w:marLeft w:val="0"/>
                  <w:marRight w:val="0"/>
                  <w:marTop w:val="0"/>
                  <w:marBottom w:val="0"/>
                  <w:divBdr>
                    <w:top w:val="none" w:sz="0" w:space="0" w:color="auto"/>
                    <w:left w:val="none" w:sz="0" w:space="0" w:color="auto"/>
                    <w:bottom w:val="none" w:sz="0" w:space="0" w:color="auto"/>
                    <w:right w:val="none" w:sz="0" w:space="0" w:color="auto"/>
                  </w:divBdr>
                </w:div>
                <w:div w:id="283586291">
                  <w:marLeft w:val="0"/>
                  <w:marRight w:val="0"/>
                  <w:marTop w:val="0"/>
                  <w:marBottom w:val="0"/>
                  <w:divBdr>
                    <w:top w:val="none" w:sz="0" w:space="0" w:color="auto"/>
                    <w:left w:val="none" w:sz="0" w:space="0" w:color="auto"/>
                    <w:bottom w:val="none" w:sz="0" w:space="0" w:color="auto"/>
                    <w:right w:val="none" w:sz="0" w:space="0" w:color="auto"/>
                  </w:divBdr>
                </w:div>
                <w:div w:id="547961599">
                  <w:marLeft w:val="0"/>
                  <w:marRight w:val="0"/>
                  <w:marTop w:val="0"/>
                  <w:marBottom w:val="0"/>
                  <w:divBdr>
                    <w:top w:val="none" w:sz="0" w:space="0" w:color="auto"/>
                    <w:left w:val="none" w:sz="0" w:space="0" w:color="auto"/>
                    <w:bottom w:val="none" w:sz="0" w:space="0" w:color="auto"/>
                    <w:right w:val="none" w:sz="0" w:space="0" w:color="auto"/>
                  </w:divBdr>
                </w:div>
                <w:div w:id="1435973849">
                  <w:marLeft w:val="0"/>
                  <w:marRight w:val="0"/>
                  <w:marTop w:val="0"/>
                  <w:marBottom w:val="0"/>
                  <w:divBdr>
                    <w:top w:val="none" w:sz="0" w:space="0" w:color="auto"/>
                    <w:left w:val="none" w:sz="0" w:space="0" w:color="auto"/>
                    <w:bottom w:val="none" w:sz="0" w:space="0" w:color="auto"/>
                    <w:right w:val="none" w:sz="0" w:space="0" w:color="auto"/>
                  </w:divBdr>
                </w:div>
                <w:div w:id="1450978220">
                  <w:marLeft w:val="0"/>
                  <w:marRight w:val="0"/>
                  <w:marTop w:val="0"/>
                  <w:marBottom w:val="0"/>
                  <w:divBdr>
                    <w:top w:val="none" w:sz="0" w:space="0" w:color="auto"/>
                    <w:left w:val="none" w:sz="0" w:space="0" w:color="auto"/>
                    <w:bottom w:val="none" w:sz="0" w:space="0" w:color="auto"/>
                    <w:right w:val="none" w:sz="0" w:space="0" w:color="auto"/>
                  </w:divBdr>
                </w:div>
                <w:div w:id="2137871864">
                  <w:marLeft w:val="0"/>
                  <w:marRight w:val="0"/>
                  <w:marTop w:val="0"/>
                  <w:marBottom w:val="0"/>
                  <w:divBdr>
                    <w:top w:val="none" w:sz="0" w:space="0" w:color="auto"/>
                    <w:left w:val="none" w:sz="0" w:space="0" w:color="auto"/>
                    <w:bottom w:val="none" w:sz="0" w:space="0" w:color="auto"/>
                    <w:right w:val="none" w:sz="0" w:space="0" w:color="auto"/>
                  </w:divBdr>
                </w:div>
              </w:divsChild>
            </w:div>
            <w:div w:id="782769930">
              <w:marLeft w:val="0"/>
              <w:marRight w:val="0"/>
              <w:marTop w:val="0"/>
              <w:marBottom w:val="0"/>
              <w:divBdr>
                <w:top w:val="none" w:sz="0" w:space="0" w:color="auto"/>
                <w:left w:val="none" w:sz="0" w:space="0" w:color="auto"/>
                <w:bottom w:val="none" w:sz="0" w:space="0" w:color="auto"/>
                <w:right w:val="none" w:sz="0" w:space="0" w:color="auto"/>
              </w:divBdr>
            </w:div>
            <w:div w:id="843209700">
              <w:marLeft w:val="0"/>
              <w:marRight w:val="0"/>
              <w:marTop w:val="0"/>
              <w:marBottom w:val="0"/>
              <w:divBdr>
                <w:top w:val="none" w:sz="0" w:space="0" w:color="auto"/>
                <w:left w:val="none" w:sz="0" w:space="0" w:color="auto"/>
                <w:bottom w:val="none" w:sz="0" w:space="0" w:color="auto"/>
                <w:right w:val="none" w:sz="0" w:space="0" w:color="auto"/>
              </w:divBdr>
              <w:divsChild>
                <w:div w:id="298078581">
                  <w:marLeft w:val="0"/>
                  <w:marRight w:val="0"/>
                  <w:marTop w:val="0"/>
                  <w:marBottom w:val="0"/>
                  <w:divBdr>
                    <w:top w:val="none" w:sz="0" w:space="0" w:color="auto"/>
                    <w:left w:val="none" w:sz="0" w:space="0" w:color="auto"/>
                    <w:bottom w:val="none" w:sz="0" w:space="0" w:color="auto"/>
                    <w:right w:val="none" w:sz="0" w:space="0" w:color="auto"/>
                  </w:divBdr>
                </w:div>
                <w:div w:id="469593759">
                  <w:marLeft w:val="0"/>
                  <w:marRight w:val="0"/>
                  <w:marTop w:val="0"/>
                  <w:marBottom w:val="0"/>
                  <w:divBdr>
                    <w:top w:val="none" w:sz="0" w:space="0" w:color="auto"/>
                    <w:left w:val="none" w:sz="0" w:space="0" w:color="auto"/>
                    <w:bottom w:val="none" w:sz="0" w:space="0" w:color="auto"/>
                    <w:right w:val="none" w:sz="0" w:space="0" w:color="auto"/>
                  </w:divBdr>
                </w:div>
                <w:div w:id="521095278">
                  <w:marLeft w:val="0"/>
                  <w:marRight w:val="0"/>
                  <w:marTop w:val="0"/>
                  <w:marBottom w:val="0"/>
                  <w:divBdr>
                    <w:top w:val="none" w:sz="0" w:space="0" w:color="auto"/>
                    <w:left w:val="none" w:sz="0" w:space="0" w:color="auto"/>
                    <w:bottom w:val="none" w:sz="0" w:space="0" w:color="auto"/>
                    <w:right w:val="none" w:sz="0" w:space="0" w:color="auto"/>
                  </w:divBdr>
                </w:div>
                <w:div w:id="956134994">
                  <w:marLeft w:val="0"/>
                  <w:marRight w:val="0"/>
                  <w:marTop w:val="0"/>
                  <w:marBottom w:val="0"/>
                  <w:divBdr>
                    <w:top w:val="none" w:sz="0" w:space="0" w:color="auto"/>
                    <w:left w:val="none" w:sz="0" w:space="0" w:color="auto"/>
                    <w:bottom w:val="none" w:sz="0" w:space="0" w:color="auto"/>
                    <w:right w:val="none" w:sz="0" w:space="0" w:color="auto"/>
                  </w:divBdr>
                  <w:divsChild>
                    <w:div w:id="15039186">
                      <w:marLeft w:val="0"/>
                      <w:marRight w:val="0"/>
                      <w:marTop w:val="0"/>
                      <w:marBottom w:val="0"/>
                      <w:divBdr>
                        <w:top w:val="none" w:sz="0" w:space="0" w:color="auto"/>
                        <w:left w:val="none" w:sz="0" w:space="0" w:color="auto"/>
                        <w:bottom w:val="none" w:sz="0" w:space="0" w:color="auto"/>
                        <w:right w:val="none" w:sz="0" w:space="0" w:color="auto"/>
                      </w:divBdr>
                      <w:divsChild>
                        <w:div w:id="220747990">
                          <w:marLeft w:val="0"/>
                          <w:marRight w:val="0"/>
                          <w:marTop w:val="0"/>
                          <w:marBottom w:val="0"/>
                          <w:divBdr>
                            <w:top w:val="none" w:sz="0" w:space="0" w:color="auto"/>
                            <w:left w:val="none" w:sz="0" w:space="0" w:color="auto"/>
                            <w:bottom w:val="none" w:sz="0" w:space="0" w:color="auto"/>
                            <w:right w:val="none" w:sz="0" w:space="0" w:color="auto"/>
                          </w:divBdr>
                        </w:div>
                        <w:div w:id="1001464851">
                          <w:marLeft w:val="0"/>
                          <w:marRight w:val="0"/>
                          <w:marTop w:val="0"/>
                          <w:marBottom w:val="0"/>
                          <w:divBdr>
                            <w:top w:val="none" w:sz="0" w:space="0" w:color="auto"/>
                            <w:left w:val="none" w:sz="0" w:space="0" w:color="auto"/>
                            <w:bottom w:val="none" w:sz="0" w:space="0" w:color="auto"/>
                            <w:right w:val="none" w:sz="0" w:space="0" w:color="auto"/>
                          </w:divBdr>
                        </w:div>
                      </w:divsChild>
                    </w:div>
                    <w:div w:id="1040130327">
                      <w:marLeft w:val="0"/>
                      <w:marRight w:val="0"/>
                      <w:marTop w:val="0"/>
                      <w:marBottom w:val="0"/>
                      <w:divBdr>
                        <w:top w:val="none" w:sz="0" w:space="0" w:color="auto"/>
                        <w:left w:val="none" w:sz="0" w:space="0" w:color="auto"/>
                        <w:bottom w:val="none" w:sz="0" w:space="0" w:color="auto"/>
                        <w:right w:val="none" w:sz="0" w:space="0" w:color="auto"/>
                      </w:divBdr>
                      <w:divsChild>
                        <w:div w:id="86735558">
                          <w:marLeft w:val="0"/>
                          <w:marRight w:val="0"/>
                          <w:marTop w:val="0"/>
                          <w:marBottom w:val="0"/>
                          <w:divBdr>
                            <w:top w:val="none" w:sz="0" w:space="0" w:color="auto"/>
                            <w:left w:val="none" w:sz="0" w:space="0" w:color="auto"/>
                            <w:bottom w:val="none" w:sz="0" w:space="0" w:color="auto"/>
                            <w:right w:val="none" w:sz="0" w:space="0" w:color="auto"/>
                          </w:divBdr>
                        </w:div>
                        <w:div w:id="460728988">
                          <w:marLeft w:val="0"/>
                          <w:marRight w:val="0"/>
                          <w:marTop w:val="0"/>
                          <w:marBottom w:val="0"/>
                          <w:divBdr>
                            <w:top w:val="none" w:sz="0" w:space="0" w:color="auto"/>
                            <w:left w:val="none" w:sz="0" w:space="0" w:color="auto"/>
                            <w:bottom w:val="none" w:sz="0" w:space="0" w:color="auto"/>
                            <w:right w:val="none" w:sz="0" w:space="0" w:color="auto"/>
                          </w:divBdr>
                        </w:div>
                        <w:div w:id="752507096">
                          <w:marLeft w:val="0"/>
                          <w:marRight w:val="0"/>
                          <w:marTop w:val="0"/>
                          <w:marBottom w:val="0"/>
                          <w:divBdr>
                            <w:top w:val="none" w:sz="0" w:space="0" w:color="auto"/>
                            <w:left w:val="none" w:sz="0" w:space="0" w:color="auto"/>
                            <w:bottom w:val="none" w:sz="0" w:space="0" w:color="auto"/>
                            <w:right w:val="none" w:sz="0" w:space="0" w:color="auto"/>
                          </w:divBdr>
                        </w:div>
                        <w:div w:id="1933395354">
                          <w:marLeft w:val="0"/>
                          <w:marRight w:val="0"/>
                          <w:marTop w:val="0"/>
                          <w:marBottom w:val="0"/>
                          <w:divBdr>
                            <w:top w:val="none" w:sz="0" w:space="0" w:color="auto"/>
                            <w:left w:val="none" w:sz="0" w:space="0" w:color="auto"/>
                            <w:bottom w:val="none" w:sz="0" w:space="0" w:color="auto"/>
                            <w:right w:val="none" w:sz="0" w:space="0" w:color="auto"/>
                          </w:divBdr>
                        </w:div>
                        <w:div w:id="2019303887">
                          <w:marLeft w:val="0"/>
                          <w:marRight w:val="0"/>
                          <w:marTop w:val="0"/>
                          <w:marBottom w:val="0"/>
                          <w:divBdr>
                            <w:top w:val="none" w:sz="0" w:space="0" w:color="auto"/>
                            <w:left w:val="none" w:sz="0" w:space="0" w:color="auto"/>
                            <w:bottom w:val="none" w:sz="0" w:space="0" w:color="auto"/>
                            <w:right w:val="none" w:sz="0" w:space="0" w:color="auto"/>
                          </w:divBdr>
                        </w:div>
                        <w:div w:id="2065717060">
                          <w:marLeft w:val="0"/>
                          <w:marRight w:val="0"/>
                          <w:marTop w:val="0"/>
                          <w:marBottom w:val="0"/>
                          <w:divBdr>
                            <w:top w:val="none" w:sz="0" w:space="0" w:color="auto"/>
                            <w:left w:val="none" w:sz="0" w:space="0" w:color="auto"/>
                            <w:bottom w:val="none" w:sz="0" w:space="0" w:color="auto"/>
                            <w:right w:val="none" w:sz="0" w:space="0" w:color="auto"/>
                          </w:divBdr>
                        </w:div>
                      </w:divsChild>
                    </w:div>
                    <w:div w:id="1193811457">
                      <w:marLeft w:val="0"/>
                      <w:marRight w:val="0"/>
                      <w:marTop w:val="0"/>
                      <w:marBottom w:val="0"/>
                      <w:divBdr>
                        <w:top w:val="none" w:sz="0" w:space="0" w:color="auto"/>
                        <w:left w:val="none" w:sz="0" w:space="0" w:color="auto"/>
                        <w:bottom w:val="none" w:sz="0" w:space="0" w:color="auto"/>
                        <w:right w:val="none" w:sz="0" w:space="0" w:color="auto"/>
                      </w:divBdr>
                      <w:divsChild>
                        <w:div w:id="304091686">
                          <w:marLeft w:val="0"/>
                          <w:marRight w:val="0"/>
                          <w:marTop w:val="0"/>
                          <w:marBottom w:val="0"/>
                          <w:divBdr>
                            <w:top w:val="none" w:sz="0" w:space="0" w:color="auto"/>
                            <w:left w:val="none" w:sz="0" w:space="0" w:color="auto"/>
                            <w:bottom w:val="none" w:sz="0" w:space="0" w:color="auto"/>
                            <w:right w:val="none" w:sz="0" w:space="0" w:color="auto"/>
                          </w:divBdr>
                          <w:divsChild>
                            <w:div w:id="1455173130">
                              <w:marLeft w:val="0"/>
                              <w:marRight w:val="0"/>
                              <w:marTop w:val="0"/>
                              <w:marBottom w:val="0"/>
                              <w:divBdr>
                                <w:top w:val="none" w:sz="0" w:space="0" w:color="auto"/>
                                <w:left w:val="none" w:sz="0" w:space="0" w:color="auto"/>
                                <w:bottom w:val="none" w:sz="0" w:space="0" w:color="auto"/>
                                <w:right w:val="none" w:sz="0" w:space="0" w:color="auto"/>
                              </w:divBdr>
                            </w:div>
                            <w:div w:id="1523858383">
                              <w:marLeft w:val="0"/>
                              <w:marRight w:val="0"/>
                              <w:marTop w:val="0"/>
                              <w:marBottom w:val="0"/>
                              <w:divBdr>
                                <w:top w:val="none" w:sz="0" w:space="0" w:color="auto"/>
                                <w:left w:val="none" w:sz="0" w:space="0" w:color="auto"/>
                                <w:bottom w:val="none" w:sz="0" w:space="0" w:color="auto"/>
                                <w:right w:val="none" w:sz="0" w:space="0" w:color="auto"/>
                              </w:divBdr>
                            </w:div>
                          </w:divsChild>
                        </w:div>
                        <w:div w:id="990211528">
                          <w:marLeft w:val="0"/>
                          <w:marRight w:val="0"/>
                          <w:marTop w:val="0"/>
                          <w:marBottom w:val="0"/>
                          <w:divBdr>
                            <w:top w:val="none" w:sz="0" w:space="0" w:color="auto"/>
                            <w:left w:val="none" w:sz="0" w:space="0" w:color="auto"/>
                            <w:bottom w:val="none" w:sz="0" w:space="0" w:color="auto"/>
                            <w:right w:val="none" w:sz="0" w:space="0" w:color="auto"/>
                          </w:divBdr>
                        </w:div>
                        <w:div w:id="2004701762">
                          <w:marLeft w:val="0"/>
                          <w:marRight w:val="0"/>
                          <w:marTop w:val="0"/>
                          <w:marBottom w:val="0"/>
                          <w:divBdr>
                            <w:top w:val="none" w:sz="0" w:space="0" w:color="auto"/>
                            <w:left w:val="none" w:sz="0" w:space="0" w:color="auto"/>
                            <w:bottom w:val="none" w:sz="0" w:space="0" w:color="auto"/>
                            <w:right w:val="none" w:sz="0" w:space="0" w:color="auto"/>
                          </w:divBdr>
                          <w:divsChild>
                            <w:div w:id="74669530">
                              <w:marLeft w:val="0"/>
                              <w:marRight w:val="0"/>
                              <w:marTop w:val="0"/>
                              <w:marBottom w:val="0"/>
                              <w:divBdr>
                                <w:top w:val="none" w:sz="0" w:space="0" w:color="auto"/>
                                <w:left w:val="none" w:sz="0" w:space="0" w:color="auto"/>
                                <w:bottom w:val="none" w:sz="0" w:space="0" w:color="auto"/>
                                <w:right w:val="none" w:sz="0" w:space="0" w:color="auto"/>
                              </w:divBdr>
                            </w:div>
                            <w:div w:id="191309998">
                              <w:marLeft w:val="0"/>
                              <w:marRight w:val="0"/>
                              <w:marTop w:val="0"/>
                              <w:marBottom w:val="0"/>
                              <w:divBdr>
                                <w:top w:val="none" w:sz="0" w:space="0" w:color="auto"/>
                                <w:left w:val="none" w:sz="0" w:space="0" w:color="auto"/>
                                <w:bottom w:val="none" w:sz="0" w:space="0" w:color="auto"/>
                                <w:right w:val="none" w:sz="0" w:space="0" w:color="auto"/>
                              </w:divBdr>
                            </w:div>
                            <w:div w:id="48439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78020">
                      <w:marLeft w:val="0"/>
                      <w:marRight w:val="0"/>
                      <w:marTop w:val="0"/>
                      <w:marBottom w:val="0"/>
                      <w:divBdr>
                        <w:top w:val="none" w:sz="0" w:space="0" w:color="auto"/>
                        <w:left w:val="none" w:sz="0" w:space="0" w:color="auto"/>
                        <w:bottom w:val="none" w:sz="0" w:space="0" w:color="auto"/>
                        <w:right w:val="none" w:sz="0" w:space="0" w:color="auto"/>
                      </w:divBdr>
                      <w:divsChild>
                        <w:div w:id="485318158">
                          <w:marLeft w:val="0"/>
                          <w:marRight w:val="0"/>
                          <w:marTop w:val="0"/>
                          <w:marBottom w:val="0"/>
                          <w:divBdr>
                            <w:top w:val="none" w:sz="0" w:space="0" w:color="auto"/>
                            <w:left w:val="none" w:sz="0" w:space="0" w:color="auto"/>
                            <w:bottom w:val="none" w:sz="0" w:space="0" w:color="auto"/>
                            <w:right w:val="none" w:sz="0" w:space="0" w:color="auto"/>
                          </w:divBdr>
                        </w:div>
                        <w:div w:id="1709336230">
                          <w:marLeft w:val="0"/>
                          <w:marRight w:val="0"/>
                          <w:marTop w:val="0"/>
                          <w:marBottom w:val="0"/>
                          <w:divBdr>
                            <w:top w:val="none" w:sz="0" w:space="0" w:color="auto"/>
                            <w:left w:val="none" w:sz="0" w:space="0" w:color="auto"/>
                            <w:bottom w:val="none" w:sz="0" w:space="0" w:color="auto"/>
                            <w:right w:val="none" w:sz="0" w:space="0" w:color="auto"/>
                          </w:divBdr>
                          <w:divsChild>
                            <w:div w:id="987441488">
                              <w:marLeft w:val="0"/>
                              <w:marRight w:val="0"/>
                              <w:marTop w:val="0"/>
                              <w:marBottom w:val="0"/>
                              <w:divBdr>
                                <w:top w:val="none" w:sz="0" w:space="0" w:color="auto"/>
                                <w:left w:val="none" w:sz="0" w:space="0" w:color="auto"/>
                                <w:bottom w:val="none" w:sz="0" w:space="0" w:color="auto"/>
                                <w:right w:val="none" w:sz="0" w:space="0" w:color="auto"/>
                              </w:divBdr>
                            </w:div>
                            <w:div w:id="1817407320">
                              <w:marLeft w:val="0"/>
                              <w:marRight w:val="0"/>
                              <w:marTop w:val="0"/>
                              <w:marBottom w:val="0"/>
                              <w:divBdr>
                                <w:top w:val="none" w:sz="0" w:space="0" w:color="auto"/>
                                <w:left w:val="none" w:sz="0" w:space="0" w:color="auto"/>
                                <w:bottom w:val="none" w:sz="0" w:space="0" w:color="auto"/>
                                <w:right w:val="none" w:sz="0" w:space="0" w:color="auto"/>
                              </w:divBdr>
                            </w:div>
                            <w:div w:id="2100639404">
                              <w:marLeft w:val="0"/>
                              <w:marRight w:val="0"/>
                              <w:marTop w:val="0"/>
                              <w:marBottom w:val="0"/>
                              <w:divBdr>
                                <w:top w:val="none" w:sz="0" w:space="0" w:color="auto"/>
                                <w:left w:val="none" w:sz="0" w:space="0" w:color="auto"/>
                                <w:bottom w:val="none" w:sz="0" w:space="0" w:color="auto"/>
                                <w:right w:val="none" w:sz="0" w:space="0" w:color="auto"/>
                              </w:divBdr>
                            </w:div>
                          </w:divsChild>
                        </w:div>
                        <w:div w:id="199328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2441">
                  <w:marLeft w:val="0"/>
                  <w:marRight w:val="0"/>
                  <w:marTop w:val="0"/>
                  <w:marBottom w:val="0"/>
                  <w:divBdr>
                    <w:top w:val="none" w:sz="0" w:space="0" w:color="auto"/>
                    <w:left w:val="none" w:sz="0" w:space="0" w:color="auto"/>
                    <w:bottom w:val="none" w:sz="0" w:space="0" w:color="auto"/>
                    <w:right w:val="none" w:sz="0" w:space="0" w:color="auto"/>
                  </w:divBdr>
                </w:div>
                <w:div w:id="1596985286">
                  <w:marLeft w:val="0"/>
                  <w:marRight w:val="0"/>
                  <w:marTop w:val="0"/>
                  <w:marBottom w:val="0"/>
                  <w:divBdr>
                    <w:top w:val="none" w:sz="0" w:space="0" w:color="auto"/>
                    <w:left w:val="none" w:sz="0" w:space="0" w:color="auto"/>
                    <w:bottom w:val="none" w:sz="0" w:space="0" w:color="auto"/>
                    <w:right w:val="none" w:sz="0" w:space="0" w:color="auto"/>
                  </w:divBdr>
                </w:div>
                <w:div w:id="1884439037">
                  <w:marLeft w:val="0"/>
                  <w:marRight w:val="0"/>
                  <w:marTop w:val="0"/>
                  <w:marBottom w:val="0"/>
                  <w:divBdr>
                    <w:top w:val="none" w:sz="0" w:space="0" w:color="auto"/>
                    <w:left w:val="none" w:sz="0" w:space="0" w:color="auto"/>
                    <w:bottom w:val="none" w:sz="0" w:space="0" w:color="auto"/>
                    <w:right w:val="none" w:sz="0" w:space="0" w:color="auto"/>
                  </w:divBdr>
                </w:div>
              </w:divsChild>
            </w:div>
            <w:div w:id="939026779">
              <w:marLeft w:val="0"/>
              <w:marRight w:val="0"/>
              <w:marTop w:val="0"/>
              <w:marBottom w:val="0"/>
              <w:divBdr>
                <w:top w:val="none" w:sz="0" w:space="0" w:color="auto"/>
                <w:left w:val="none" w:sz="0" w:space="0" w:color="auto"/>
                <w:bottom w:val="none" w:sz="0" w:space="0" w:color="auto"/>
                <w:right w:val="none" w:sz="0" w:space="0" w:color="auto"/>
              </w:divBdr>
              <w:divsChild>
                <w:div w:id="650135889">
                  <w:marLeft w:val="0"/>
                  <w:marRight w:val="0"/>
                  <w:marTop w:val="0"/>
                  <w:marBottom w:val="0"/>
                  <w:divBdr>
                    <w:top w:val="none" w:sz="0" w:space="0" w:color="auto"/>
                    <w:left w:val="none" w:sz="0" w:space="0" w:color="auto"/>
                    <w:bottom w:val="none" w:sz="0" w:space="0" w:color="auto"/>
                    <w:right w:val="none" w:sz="0" w:space="0" w:color="auto"/>
                  </w:divBdr>
                  <w:divsChild>
                    <w:div w:id="1194610301">
                      <w:marLeft w:val="0"/>
                      <w:marRight w:val="0"/>
                      <w:marTop w:val="0"/>
                      <w:marBottom w:val="0"/>
                      <w:divBdr>
                        <w:top w:val="none" w:sz="0" w:space="0" w:color="auto"/>
                        <w:left w:val="none" w:sz="0" w:space="0" w:color="auto"/>
                        <w:bottom w:val="none" w:sz="0" w:space="0" w:color="auto"/>
                        <w:right w:val="none" w:sz="0" w:space="0" w:color="auto"/>
                      </w:divBdr>
                    </w:div>
                    <w:div w:id="1443501690">
                      <w:marLeft w:val="0"/>
                      <w:marRight w:val="0"/>
                      <w:marTop w:val="0"/>
                      <w:marBottom w:val="0"/>
                      <w:divBdr>
                        <w:top w:val="none" w:sz="0" w:space="0" w:color="auto"/>
                        <w:left w:val="none" w:sz="0" w:space="0" w:color="auto"/>
                        <w:bottom w:val="none" w:sz="0" w:space="0" w:color="auto"/>
                        <w:right w:val="none" w:sz="0" w:space="0" w:color="auto"/>
                      </w:divBdr>
                    </w:div>
                  </w:divsChild>
                </w:div>
                <w:div w:id="960720963">
                  <w:marLeft w:val="0"/>
                  <w:marRight w:val="0"/>
                  <w:marTop w:val="0"/>
                  <w:marBottom w:val="0"/>
                  <w:divBdr>
                    <w:top w:val="none" w:sz="0" w:space="0" w:color="auto"/>
                    <w:left w:val="none" w:sz="0" w:space="0" w:color="auto"/>
                    <w:bottom w:val="none" w:sz="0" w:space="0" w:color="auto"/>
                    <w:right w:val="none" w:sz="0" w:space="0" w:color="auto"/>
                  </w:divBdr>
                  <w:divsChild>
                    <w:div w:id="912856722">
                      <w:marLeft w:val="0"/>
                      <w:marRight w:val="0"/>
                      <w:marTop w:val="0"/>
                      <w:marBottom w:val="0"/>
                      <w:divBdr>
                        <w:top w:val="none" w:sz="0" w:space="0" w:color="auto"/>
                        <w:left w:val="none" w:sz="0" w:space="0" w:color="auto"/>
                        <w:bottom w:val="none" w:sz="0" w:space="0" w:color="auto"/>
                        <w:right w:val="none" w:sz="0" w:space="0" w:color="auto"/>
                      </w:divBdr>
                    </w:div>
                    <w:div w:id="1136679554">
                      <w:marLeft w:val="0"/>
                      <w:marRight w:val="0"/>
                      <w:marTop w:val="0"/>
                      <w:marBottom w:val="0"/>
                      <w:divBdr>
                        <w:top w:val="none" w:sz="0" w:space="0" w:color="auto"/>
                        <w:left w:val="none" w:sz="0" w:space="0" w:color="auto"/>
                        <w:bottom w:val="none" w:sz="0" w:space="0" w:color="auto"/>
                        <w:right w:val="none" w:sz="0" w:space="0" w:color="auto"/>
                      </w:divBdr>
                    </w:div>
                    <w:div w:id="1504854663">
                      <w:marLeft w:val="0"/>
                      <w:marRight w:val="0"/>
                      <w:marTop w:val="0"/>
                      <w:marBottom w:val="0"/>
                      <w:divBdr>
                        <w:top w:val="none" w:sz="0" w:space="0" w:color="auto"/>
                        <w:left w:val="none" w:sz="0" w:space="0" w:color="auto"/>
                        <w:bottom w:val="none" w:sz="0" w:space="0" w:color="auto"/>
                        <w:right w:val="none" w:sz="0" w:space="0" w:color="auto"/>
                      </w:divBdr>
                    </w:div>
                    <w:div w:id="1632326113">
                      <w:marLeft w:val="0"/>
                      <w:marRight w:val="0"/>
                      <w:marTop w:val="0"/>
                      <w:marBottom w:val="0"/>
                      <w:divBdr>
                        <w:top w:val="none" w:sz="0" w:space="0" w:color="auto"/>
                        <w:left w:val="none" w:sz="0" w:space="0" w:color="auto"/>
                        <w:bottom w:val="none" w:sz="0" w:space="0" w:color="auto"/>
                        <w:right w:val="none" w:sz="0" w:space="0" w:color="auto"/>
                      </w:divBdr>
                    </w:div>
                    <w:div w:id="1675104243">
                      <w:marLeft w:val="0"/>
                      <w:marRight w:val="0"/>
                      <w:marTop w:val="0"/>
                      <w:marBottom w:val="0"/>
                      <w:divBdr>
                        <w:top w:val="none" w:sz="0" w:space="0" w:color="auto"/>
                        <w:left w:val="none" w:sz="0" w:space="0" w:color="auto"/>
                        <w:bottom w:val="none" w:sz="0" w:space="0" w:color="auto"/>
                        <w:right w:val="none" w:sz="0" w:space="0" w:color="auto"/>
                      </w:divBdr>
                    </w:div>
                    <w:div w:id="1967469413">
                      <w:marLeft w:val="0"/>
                      <w:marRight w:val="0"/>
                      <w:marTop w:val="0"/>
                      <w:marBottom w:val="0"/>
                      <w:divBdr>
                        <w:top w:val="none" w:sz="0" w:space="0" w:color="auto"/>
                        <w:left w:val="none" w:sz="0" w:space="0" w:color="auto"/>
                        <w:bottom w:val="none" w:sz="0" w:space="0" w:color="auto"/>
                        <w:right w:val="none" w:sz="0" w:space="0" w:color="auto"/>
                      </w:divBdr>
                    </w:div>
                    <w:div w:id="199691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52958">
              <w:marLeft w:val="0"/>
              <w:marRight w:val="0"/>
              <w:marTop w:val="0"/>
              <w:marBottom w:val="0"/>
              <w:divBdr>
                <w:top w:val="none" w:sz="0" w:space="0" w:color="auto"/>
                <w:left w:val="none" w:sz="0" w:space="0" w:color="auto"/>
                <w:bottom w:val="none" w:sz="0" w:space="0" w:color="auto"/>
                <w:right w:val="none" w:sz="0" w:space="0" w:color="auto"/>
              </w:divBdr>
            </w:div>
            <w:div w:id="1025791416">
              <w:marLeft w:val="0"/>
              <w:marRight w:val="0"/>
              <w:marTop w:val="0"/>
              <w:marBottom w:val="0"/>
              <w:divBdr>
                <w:top w:val="none" w:sz="0" w:space="0" w:color="auto"/>
                <w:left w:val="none" w:sz="0" w:space="0" w:color="auto"/>
                <w:bottom w:val="none" w:sz="0" w:space="0" w:color="auto"/>
                <w:right w:val="none" w:sz="0" w:space="0" w:color="auto"/>
              </w:divBdr>
              <w:divsChild>
                <w:div w:id="1681883116">
                  <w:marLeft w:val="0"/>
                  <w:marRight w:val="0"/>
                  <w:marTop w:val="0"/>
                  <w:marBottom w:val="0"/>
                  <w:divBdr>
                    <w:top w:val="none" w:sz="0" w:space="0" w:color="auto"/>
                    <w:left w:val="none" w:sz="0" w:space="0" w:color="auto"/>
                    <w:bottom w:val="none" w:sz="0" w:space="0" w:color="auto"/>
                    <w:right w:val="none" w:sz="0" w:space="0" w:color="auto"/>
                  </w:divBdr>
                  <w:divsChild>
                    <w:div w:id="326180149">
                      <w:marLeft w:val="0"/>
                      <w:marRight w:val="0"/>
                      <w:marTop w:val="0"/>
                      <w:marBottom w:val="0"/>
                      <w:divBdr>
                        <w:top w:val="none" w:sz="0" w:space="0" w:color="auto"/>
                        <w:left w:val="none" w:sz="0" w:space="0" w:color="auto"/>
                        <w:bottom w:val="none" w:sz="0" w:space="0" w:color="auto"/>
                        <w:right w:val="none" w:sz="0" w:space="0" w:color="auto"/>
                      </w:divBdr>
                    </w:div>
                    <w:div w:id="947127319">
                      <w:marLeft w:val="0"/>
                      <w:marRight w:val="0"/>
                      <w:marTop w:val="0"/>
                      <w:marBottom w:val="0"/>
                      <w:divBdr>
                        <w:top w:val="none" w:sz="0" w:space="0" w:color="auto"/>
                        <w:left w:val="none" w:sz="0" w:space="0" w:color="auto"/>
                        <w:bottom w:val="none" w:sz="0" w:space="0" w:color="auto"/>
                        <w:right w:val="none" w:sz="0" w:space="0" w:color="auto"/>
                      </w:divBdr>
                      <w:divsChild>
                        <w:div w:id="154540419">
                          <w:marLeft w:val="0"/>
                          <w:marRight w:val="0"/>
                          <w:marTop w:val="0"/>
                          <w:marBottom w:val="0"/>
                          <w:divBdr>
                            <w:top w:val="none" w:sz="0" w:space="0" w:color="auto"/>
                            <w:left w:val="none" w:sz="0" w:space="0" w:color="auto"/>
                            <w:bottom w:val="none" w:sz="0" w:space="0" w:color="auto"/>
                            <w:right w:val="none" w:sz="0" w:space="0" w:color="auto"/>
                          </w:divBdr>
                          <w:divsChild>
                            <w:div w:id="277952332">
                              <w:marLeft w:val="0"/>
                              <w:marRight w:val="0"/>
                              <w:marTop w:val="0"/>
                              <w:marBottom w:val="0"/>
                              <w:divBdr>
                                <w:top w:val="none" w:sz="0" w:space="0" w:color="auto"/>
                                <w:left w:val="none" w:sz="0" w:space="0" w:color="auto"/>
                                <w:bottom w:val="none" w:sz="0" w:space="0" w:color="auto"/>
                                <w:right w:val="none" w:sz="0" w:space="0" w:color="auto"/>
                              </w:divBdr>
                            </w:div>
                            <w:div w:id="1600524996">
                              <w:marLeft w:val="0"/>
                              <w:marRight w:val="0"/>
                              <w:marTop w:val="0"/>
                              <w:marBottom w:val="0"/>
                              <w:divBdr>
                                <w:top w:val="none" w:sz="0" w:space="0" w:color="auto"/>
                                <w:left w:val="none" w:sz="0" w:space="0" w:color="auto"/>
                                <w:bottom w:val="none" w:sz="0" w:space="0" w:color="auto"/>
                                <w:right w:val="none" w:sz="0" w:space="0" w:color="auto"/>
                              </w:divBdr>
                            </w:div>
                            <w:div w:id="1950119080">
                              <w:marLeft w:val="0"/>
                              <w:marRight w:val="0"/>
                              <w:marTop w:val="0"/>
                              <w:marBottom w:val="0"/>
                              <w:divBdr>
                                <w:top w:val="none" w:sz="0" w:space="0" w:color="auto"/>
                                <w:left w:val="none" w:sz="0" w:space="0" w:color="auto"/>
                                <w:bottom w:val="none" w:sz="0" w:space="0" w:color="auto"/>
                                <w:right w:val="none" w:sz="0" w:space="0" w:color="auto"/>
                              </w:divBdr>
                            </w:div>
                            <w:div w:id="2027831694">
                              <w:marLeft w:val="0"/>
                              <w:marRight w:val="0"/>
                              <w:marTop w:val="0"/>
                              <w:marBottom w:val="0"/>
                              <w:divBdr>
                                <w:top w:val="none" w:sz="0" w:space="0" w:color="auto"/>
                                <w:left w:val="none" w:sz="0" w:space="0" w:color="auto"/>
                                <w:bottom w:val="none" w:sz="0" w:space="0" w:color="auto"/>
                                <w:right w:val="none" w:sz="0" w:space="0" w:color="auto"/>
                              </w:divBdr>
                            </w:div>
                          </w:divsChild>
                        </w:div>
                        <w:div w:id="1264150591">
                          <w:marLeft w:val="0"/>
                          <w:marRight w:val="0"/>
                          <w:marTop w:val="0"/>
                          <w:marBottom w:val="0"/>
                          <w:divBdr>
                            <w:top w:val="none" w:sz="0" w:space="0" w:color="auto"/>
                            <w:left w:val="none" w:sz="0" w:space="0" w:color="auto"/>
                            <w:bottom w:val="none" w:sz="0" w:space="0" w:color="auto"/>
                            <w:right w:val="none" w:sz="0" w:space="0" w:color="auto"/>
                          </w:divBdr>
                          <w:divsChild>
                            <w:div w:id="487404930">
                              <w:marLeft w:val="0"/>
                              <w:marRight w:val="0"/>
                              <w:marTop w:val="0"/>
                              <w:marBottom w:val="0"/>
                              <w:divBdr>
                                <w:top w:val="none" w:sz="0" w:space="0" w:color="auto"/>
                                <w:left w:val="none" w:sz="0" w:space="0" w:color="auto"/>
                                <w:bottom w:val="none" w:sz="0" w:space="0" w:color="auto"/>
                                <w:right w:val="none" w:sz="0" w:space="0" w:color="auto"/>
                              </w:divBdr>
                            </w:div>
                            <w:div w:id="1435593844">
                              <w:marLeft w:val="0"/>
                              <w:marRight w:val="0"/>
                              <w:marTop w:val="0"/>
                              <w:marBottom w:val="0"/>
                              <w:divBdr>
                                <w:top w:val="none" w:sz="0" w:space="0" w:color="auto"/>
                                <w:left w:val="none" w:sz="0" w:space="0" w:color="auto"/>
                                <w:bottom w:val="none" w:sz="0" w:space="0" w:color="auto"/>
                                <w:right w:val="none" w:sz="0" w:space="0" w:color="auto"/>
                              </w:divBdr>
                            </w:div>
                            <w:div w:id="143617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7422">
                      <w:marLeft w:val="0"/>
                      <w:marRight w:val="0"/>
                      <w:marTop w:val="0"/>
                      <w:marBottom w:val="0"/>
                      <w:divBdr>
                        <w:top w:val="none" w:sz="0" w:space="0" w:color="auto"/>
                        <w:left w:val="none" w:sz="0" w:space="0" w:color="auto"/>
                        <w:bottom w:val="none" w:sz="0" w:space="0" w:color="auto"/>
                        <w:right w:val="none" w:sz="0" w:space="0" w:color="auto"/>
                      </w:divBdr>
                      <w:divsChild>
                        <w:div w:id="194269379">
                          <w:marLeft w:val="0"/>
                          <w:marRight w:val="0"/>
                          <w:marTop w:val="0"/>
                          <w:marBottom w:val="0"/>
                          <w:divBdr>
                            <w:top w:val="none" w:sz="0" w:space="0" w:color="auto"/>
                            <w:left w:val="none" w:sz="0" w:space="0" w:color="auto"/>
                            <w:bottom w:val="none" w:sz="0" w:space="0" w:color="auto"/>
                            <w:right w:val="none" w:sz="0" w:space="0" w:color="auto"/>
                          </w:divBdr>
                        </w:div>
                        <w:div w:id="207169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51695">
                  <w:marLeft w:val="0"/>
                  <w:marRight w:val="0"/>
                  <w:marTop w:val="0"/>
                  <w:marBottom w:val="0"/>
                  <w:divBdr>
                    <w:top w:val="none" w:sz="0" w:space="0" w:color="auto"/>
                    <w:left w:val="none" w:sz="0" w:space="0" w:color="auto"/>
                    <w:bottom w:val="none" w:sz="0" w:space="0" w:color="auto"/>
                    <w:right w:val="none" w:sz="0" w:space="0" w:color="auto"/>
                  </w:divBdr>
                </w:div>
              </w:divsChild>
            </w:div>
            <w:div w:id="1087386661">
              <w:marLeft w:val="0"/>
              <w:marRight w:val="0"/>
              <w:marTop w:val="0"/>
              <w:marBottom w:val="0"/>
              <w:divBdr>
                <w:top w:val="none" w:sz="0" w:space="0" w:color="auto"/>
                <w:left w:val="none" w:sz="0" w:space="0" w:color="auto"/>
                <w:bottom w:val="none" w:sz="0" w:space="0" w:color="auto"/>
                <w:right w:val="none" w:sz="0" w:space="0" w:color="auto"/>
              </w:divBdr>
            </w:div>
            <w:div w:id="1533568490">
              <w:marLeft w:val="0"/>
              <w:marRight w:val="0"/>
              <w:marTop w:val="0"/>
              <w:marBottom w:val="0"/>
              <w:divBdr>
                <w:top w:val="none" w:sz="0" w:space="0" w:color="auto"/>
                <w:left w:val="none" w:sz="0" w:space="0" w:color="auto"/>
                <w:bottom w:val="none" w:sz="0" w:space="0" w:color="auto"/>
                <w:right w:val="none" w:sz="0" w:space="0" w:color="auto"/>
              </w:divBdr>
            </w:div>
            <w:div w:id="1727755709">
              <w:marLeft w:val="0"/>
              <w:marRight w:val="0"/>
              <w:marTop w:val="0"/>
              <w:marBottom w:val="0"/>
              <w:divBdr>
                <w:top w:val="none" w:sz="0" w:space="0" w:color="auto"/>
                <w:left w:val="none" w:sz="0" w:space="0" w:color="auto"/>
                <w:bottom w:val="none" w:sz="0" w:space="0" w:color="auto"/>
                <w:right w:val="none" w:sz="0" w:space="0" w:color="auto"/>
              </w:divBdr>
            </w:div>
            <w:div w:id="1731466007">
              <w:marLeft w:val="0"/>
              <w:marRight w:val="0"/>
              <w:marTop w:val="0"/>
              <w:marBottom w:val="0"/>
              <w:divBdr>
                <w:top w:val="none" w:sz="0" w:space="0" w:color="auto"/>
                <w:left w:val="none" w:sz="0" w:space="0" w:color="auto"/>
                <w:bottom w:val="none" w:sz="0" w:space="0" w:color="auto"/>
                <w:right w:val="none" w:sz="0" w:space="0" w:color="auto"/>
              </w:divBdr>
              <w:divsChild>
                <w:div w:id="1243833387">
                  <w:marLeft w:val="0"/>
                  <w:marRight w:val="0"/>
                  <w:marTop w:val="0"/>
                  <w:marBottom w:val="0"/>
                  <w:divBdr>
                    <w:top w:val="none" w:sz="0" w:space="0" w:color="auto"/>
                    <w:left w:val="none" w:sz="0" w:space="0" w:color="auto"/>
                    <w:bottom w:val="none" w:sz="0" w:space="0" w:color="auto"/>
                    <w:right w:val="none" w:sz="0" w:space="0" w:color="auto"/>
                  </w:divBdr>
                </w:div>
                <w:div w:id="2008634012">
                  <w:marLeft w:val="0"/>
                  <w:marRight w:val="0"/>
                  <w:marTop w:val="0"/>
                  <w:marBottom w:val="0"/>
                  <w:divBdr>
                    <w:top w:val="none" w:sz="0" w:space="0" w:color="auto"/>
                    <w:left w:val="none" w:sz="0" w:space="0" w:color="auto"/>
                    <w:bottom w:val="none" w:sz="0" w:space="0" w:color="auto"/>
                    <w:right w:val="none" w:sz="0" w:space="0" w:color="auto"/>
                  </w:divBdr>
                </w:div>
              </w:divsChild>
            </w:div>
            <w:div w:id="1769537969">
              <w:marLeft w:val="0"/>
              <w:marRight w:val="0"/>
              <w:marTop w:val="0"/>
              <w:marBottom w:val="0"/>
              <w:divBdr>
                <w:top w:val="none" w:sz="0" w:space="0" w:color="auto"/>
                <w:left w:val="none" w:sz="0" w:space="0" w:color="auto"/>
                <w:bottom w:val="none" w:sz="0" w:space="0" w:color="auto"/>
                <w:right w:val="none" w:sz="0" w:space="0" w:color="auto"/>
              </w:divBdr>
            </w:div>
            <w:div w:id="1833790696">
              <w:marLeft w:val="0"/>
              <w:marRight w:val="0"/>
              <w:marTop w:val="0"/>
              <w:marBottom w:val="0"/>
              <w:divBdr>
                <w:top w:val="none" w:sz="0" w:space="0" w:color="auto"/>
                <w:left w:val="none" w:sz="0" w:space="0" w:color="auto"/>
                <w:bottom w:val="none" w:sz="0" w:space="0" w:color="auto"/>
                <w:right w:val="none" w:sz="0" w:space="0" w:color="auto"/>
              </w:divBdr>
            </w:div>
          </w:divsChild>
        </w:div>
        <w:div w:id="1530676713">
          <w:marLeft w:val="0"/>
          <w:marRight w:val="0"/>
          <w:marTop w:val="0"/>
          <w:marBottom w:val="0"/>
          <w:divBdr>
            <w:top w:val="none" w:sz="0" w:space="0" w:color="auto"/>
            <w:left w:val="none" w:sz="0" w:space="0" w:color="auto"/>
            <w:bottom w:val="none" w:sz="0" w:space="0" w:color="auto"/>
            <w:right w:val="none" w:sz="0" w:space="0" w:color="auto"/>
          </w:divBdr>
          <w:divsChild>
            <w:div w:id="94326411">
              <w:marLeft w:val="0"/>
              <w:marRight w:val="0"/>
              <w:marTop w:val="0"/>
              <w:marBottom w:val="0"/>
              <w:divBdr>
                <w:top w:val="none" w:sz="0" w:space="0" w:color="auto"/>
                <w:left w:val="none" w:sz="0" w:space="0" w:color="auto"/>
                <w:bottom w:val="none" w:sz="0" w:space="0" w:color="auto"/>
                <w:right w:val="none" w:sz="0" w:space="0" w:color="auto"/>
              </w:divBdr>
              <w:divsChild>
                <w:div w:id="111094647">
                  <w:marLeft w:val="0"/>
                  <w:marRight w:val="0"/>
                  <w:marTop w:val="0"/>
                  <w:marBottom w:val="0"/>
                  <w:divBdr>
                    <w:top w:val="none" w:sz="0" w:space="0" w:color="auto"/>
                    <w:left w:val="none" w:sz="0" w:space="0" w:color="auto"/>
                    <w:bottom w:val="none" w:sz="0" w:space="0" w:color="auto"/>
                    <w:right w:val="none" w:sz="0" w:space="0" w:color="auto"/>
                  </w:divBdr>
                </w:div>
                <w:div w:id="311297251">
                  <w:marLeft w:val="0"/>
                  <w:marRight w:val="0"/>
                  <w:marTop w:val="0"/>
                  <w:marBottom w:val="0"/>
                  <w:divBdr>
                    <w:top w:val="none" w:sz="0" w:space="0" w:color="auto"/>
                    <w:left w:val="none" w:sz="0" w:space="0" w:color="auto"/>
                    <w:bottom w:val="none" w:sz="0" w:space="0" w:color="auto"/>
                    <w:right w:val="none" w:sz="0" w:space="0" w:color="auto"/>
                  </w:divBdr>
                </w:div>
                <w:div w:id="1492286384">
                  <w:marLeft w:val="0"/>
                  <w:marRight w:val="0"/>
                  <w:marTop w:val="0"/>
                  <w:marBottom w:val="0"/>
                  <w:divBdr>
                    <w:top w:val="none" w:sz="0" w:space="0" w:color="auto"/>
                    <w:left w:val="none" w:sz="0" w:space="0" w:color="auto"/>
                    <w:bottom w:val="none" w:sz="0" w:space="0" w:color="auto"/>
                    <w:right w:val="none" w:sz="0" w:space="0" w:color="auto"/>
                  </w:divBdr>
                </w:div>
                <w:div w:id="1627928113">
                  <w:marLeft w:val="0"/>
                  <w:marRight w:val="0"/>
                  <w:marTop w:val="0"/>
                  <w:marBottom w:val="0"/>
                  <w:divBdr>
                    <w:top w:val="none" w:sz="0" w:space="0" w:color="auto"/>
                    <w:left w:val="none" w:sz="0" w:space="0" w:color="auto"/>
                    <w:bottom w:val="none" w:sz="0" w:space="0" w:color="auto"/>
                    <w:right w:val="none" w:sz="0" w:space="0" w:color="auto"/>
                  </w:divBdr>
                </w:div>
                <w:div w:id="1879389507">
                  <w:marLeft w:val="0"/>
                  <w:marRight w:val="0"/>
                  <w:marTop w:val="0"/>
                  <w:marBottom w:val="0"/>
                  <w:divBdr>
                    <w:top w:val="none" w:sz="0" w:space="0" w:color="auto"/>
                    <w:left w:val="none" w:sz="0" w:space="0" w:color="auto"/>
                    <w:bottom w:val="none" w:sz="0" w:space="0" w:color="auto"/>
                    <w:right w:val="none" w:sz="0" w:space="0" w:color="auto"/>
                  </w:divBdr>
                  <w:divsChild>
                    <w:div w:id="207035941">
                      <w:marLeft w:val="0"/>
                      <w:marRight w:val="0"/>
                      <w:marTop w:val="0"/>
                      <w:marBottom w:val="0"/>
                      <w:divBdr>
                        <w:top w:val="none" w:sz="0" w:space="0" w:color="auto"/>
                        <w:left w:val="none" w:sz="0" w:space="0" w:color="auto"/>
                        <w:bottom w:val="none" w:sz="0" w:space="0" w:color="auto"/>
                        <w:right w:val="none" w:sz="0" w:space="0" w:color="auto"/>
                      </w:divBdr>
                    </w:div>
                    <w:div w:id="96901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1209">
              <w:marLeft w:val="0"/>
              <w:marRight w:val="0"/>
              <w:marTop w:val="0"/>
              <w:marBottom w:val="0"/>
              <w:divBdr>
                <w:top w:val="none" w:sz="0" w:space="0" w:color="auto"/>
                <w:left w:val="none" w:sz="0" w:space="0" w:color="auto"/>
                <w:bottom w:val="none" w:sz="0" w:space="0" w:color="auto"/>
                <w:right w:val="none" w:sz="0" w:space="0" w:color="auto"/>
              </w:divBdr>
            </w:div>
          </w:divsChild>
        </w:div>
        <w:div w:id="1822189163">
          <w:marLeft w:val="0"/>
          <w:marRight w:val="0"/>
          <w:marTop w:val="0"/>
          <w:marBottom w:val="0"/>
          <w:divBdr>
            <w:top w:val="none" w:sz="0" w:space="0" w:color="auto"/>
            <w:left w:val="none" w:sz="0" w:space="0" w:color="auto"/>
            <w:bottom w:val="none" w:sz="0" w:space="0" w:color="auto"/>
            <w:right w:val="none" w:sz="0" w:space="0" w:color="auto"/>
          </w:divBdr>
          <w:divsChild>
            <w:div w:id="1083793461">
              <w:marLeft w:val="0"/>
              <w:marRight w:val="0"/>
              <w:marTop w:val="0"/>
              <w:marBottom w:val="0"/>
              <w:divBdr>
                <w:top w:val="none" w:sz="0" w:space="0" w:color="auto"/>
                <w:left w:val="none" w:sz="0" w:space="0" w:color="auto"/>
                <w:bottom w:val="none" w:sz="0" w:space="0" w:color="auto"/>
                <w:right w:val="none" w:sz="0" w:space="0" w:color="auto"/>
              </w:divBdr>
            </w:div>
          </w:divsChild>
        </w:div>
        <w:div w:id="1827087290">
          <w:marLeft w:val="0"/>
          <w:marRight w:val="0"/>
          <w:marTop w:val="0"/>
          <w:marBottom w:val="0"/>
          <w:divBdr>
            <w:top w:val="none" w:sz="0" w:space="0" w:color="auto"/>
            <w:left w:val="none" w:sz="0" w:space="0" w:color="auto"/>
            <w:bottom w:val="none" w:sz="0" w:space="0" w:color="auto"/>
            <w:right w:val="none" w:sz="0" w:space="0" w:color="auto"/>
          </w:divBdr>
          <w:divsChild>
            <w:div w:id="107938345">
              <w:marLeft w:val="0"/>
              <w:marRight w:val="0"/>
              <w:marTop w:val="0"/>
              <w:marBottom w:val="0"/>
              <w:divBdr>
                <w:top w:val="none" w:sz="0" w:space="0" w:color="auto"/>
                <w:left w:val="none" w:sz="0" w:space="0" w:color="auto"/>
                <w:bottom w:val="none" w:sz="0" w:space="0" w:color="auto"/>
                <w:right w:val="none" w:sz="0" w:space="0" w:color="auto"/>
              </w:divBdr>
            </w:div>
            <w:div w:id="1580749266">
              <w:marLeft w:val="0"/>
              <w:marRight w:val="0"/>
              <w:marTop w:val="0"/>
              <w:marBottom w:val="0"/>
              <w:divBdr>
                <w:top w:val="none" w:sz="0" w:space="0" w:color="auto"/>
                <w:left w:val="none" w:sz="0" w:space="0" w:color="auto"/>
                <w:bottom w:val="none" w:sz="0" w:space="0" w:color="auto"/>
                <w:right w:val="none" w:sz="0" w:space="0" w:color="auto"/>
              </w:divBdr>
              <w:divsChild>
                <w:div w:id="788278620">
                  <w:marLeft w:val="0"/>
                  <w:marRight w:val="0"/>
                  <w:marTop w:val="0"/>
                  <w:marBottom w:val="0"/>
                  <w:divBdr>
                    <w:top w:val="none" w:sz="0" w:space="0" w:color="auto"/>
                    <w:left w:val="none" w:sz="0" w:space="0" w:color="auto"/>
                    <w:bottom w:val="none" w:sz="0" w:space="0" w:color="auto"/>
                    <w:right w:val="none" w:sz="0" w:space="0" w:color="auto"/>
                  </w:divBdr>
                </w:div>
                <w:div w:id="1183545892">
                  <w:marLeft w:val="0"/>
                  <w:marRight w:val="0"/>
                  <w:marTop w:val="0"/>
                  <w:marBottom w:val="0"/>
                  <w:divBdr>
                    <w:top w:val="none" w:sz="0" w:space="0" w:color="auto"/>
                    <w:left w:val="none" w:sz="0" w:space="0" w:color="auto"/>
                    <w:bottom w:val="none" w:sz="0" w:space="0" w:color="auto"/>
                    <w:right w:val="none" w:sz="0" w:space="0" w:color="auto"/>
                  </w:divBdr>
                </w:div>
                <w:div w:id="2001342760">
                  <w:marLeft w:val="0"/>
                  <w:marRight w:val="0"/>
                  <w:marTop w:val="0"/>
                  <w:marBottom w:val="0"/>
                  <w:divBdr>
                    <w:top w:val="none" w:sz="0" w:space="0" w:color="auto"/>
                    <w:left w:val="none" w:sz="0" w:space="0" w:color="auto"/>
                    <w:bottom w:val="none" w:sz="0" w:space="0" w:color="auto"/>
                    <w:right w:val="none" w:sz="0" w:space="0" w:color="auto"/>
                  </w:divBdr>
                </w:div>
              </w:divsChild>
            </w:div>
            <w:div w:id="1903246643">
              <w:marLeft w:val="0"/>
              <w:marRight w:val="0"/>
              <w:marTop w:val="0"/>
              <w:marBottom w:val="0"/>
              <w:divBdr>
                <w:top w:val="none" w:sz="0" w:space="0" w:color="auto"/>
                <w:left w:val="none" w:sz="0" w:space="0" w:color="auto"/>
                <w:bottom w:val="none" w:sz="0" w:space="0" w:color="auto"/>
                <w:right w:val="none" w:sz="0" w:space="0" w:color="auto"/>
              </w:divBdr>
            </w:div>
          </w:divsChild>
        </w:div>
        <w:div w:id="1947154905">
          <w:marLeft w:val="0"/>
          <w:marRight w:val="0"/>
          <w:marTop w:val="0"/>
          <w:marBottom w:val="0"/>
          <w:divBdr>
            <w:top w:val="none" w:sz="0" w:space="0" w:color="auto"/>
            <w:left w:val="none" w:sz="0" w:space="0" w:color="auto"/>
            <w:bottom w:val="none" w:sz="0" w:space="0" w:color="auto"/>
            <w:right w:val="none" w:sz="0" w:space="0" w:color="auto"/>
          </w:divBdr>
          <w:divsChild>
            <w:div w:id="316542879">
              <w:marLeft w:val="0"/>
              <w:marRight w:val="0"/>
              <w:marTop w:val="0"/>
              <w:marBottom w:val="0"/>
              <w:divBdr>
                <w:top w:val="none" w:sz="0" w:space="0" w:color="auto"/>
                <w:left w:val="none" w:sz="0" w:space="0" w:color="auto"/>
                <w:bottom w:val="none" w:sz="0" w:space="0" w:color="auto"/>
                <w:right w:val="none" w:sz="0" w:space="0" w:color="auto"/>
              </w:divBdr>
            </w:div>
            <w:div w:id="483933034">
              <w:marLeft w:val="0"/>
              <w:marRight w:val="0"/>
              <w:marTop w:val="0"/>
              <w:marBottom w:val="0"/>
              <w:divBdr>
                <w:top w:val="none" w:sz="0" w:space="0" w:color="auto"/>
                <w:left w:val="none" w:sz="0" w:space="0" w:color="auto"/>
                <w:bottom w:val="none" w:sz="0" w:space="0" w:color="auto"/>
                <w:right w:val="none" w:sz="0" w:space="0" w:color="auto"/>
              </w:divBdr>
              <w:divsChild>
                <w:div w:id="278417504">
                  <w:marLeft w:val="0"/>
                  <w:marRight w:val="0"/>
                  <w:marTop w:val="0"/>
                  <w:marBottom w:val="0"/>
                  <w:divBdr>
                    <w:top w:val="none" w:sz="0" w:space="0" w:color="auto"/>
                    <w:left w:val="none" w:sz="0" w:space="0" w:color="auto"/>
                    <w:bottom w:val="none" w:sz="0" w:space="0" w:color="auto"/>
                    <w:right w:val="none" w:sz="0" w:space="0" w:color="auto"/>
                  </w:divBdr>
                  <w:divsChild>
                    <w:div w:id="872571261">
                      <w:marLeft w:val="0"/>
                      <w:marRight w:val="0"/>
                      <w:marTop w:val="0"/>
                      <w:marBottom w:val="0"/>
                      <w:divBdr>
                        <w:top w:val="none" w:sz="0" w:space="0" w:color="auto"/>
                        <w:left w:val="none" w:sz="0" w:space="0" w:color="auto"/>
                        <w:bottom w:val="none" w:sz="0" w:space="0" w:color="auto"/>
                        <w:right w:val="none" w:sz="0" w:space="0" w:color="auto"/>
                      </w:divBdr>
                    </w:div>
                    <w:div w:id="1166628494">
                      <w:marLeft w:val="0"/>
                      <w:marRight w:val="0"/>
                      <w:marTop w:val="0"/>
                      <w:marBottom w:val="0"/>
                      <w:divBdr>
                        <w:top w:val="none" w:sz="0" w:space="0" w:color="auto"/>
                        <w:left w:val="none" w:sz="0" w:space="0" w:color="auto"/>
                        <w:bottom w:val="none" w:sz="0" w:space="0" w:color="auto"/>
                        <w:right w:val="none" w:sz="0" w:space="0" w:color="auto"/>
                      </w:divBdr>
                    </w:div>
                  </w:divsChild>
                </w:div>
                <w:div w:id="1149134460">
                  <w:marLeft w:val="0"/>
                  <w:marRight w:val="0"/>
                  <w:marTop w:val="0"/>
                  <w:marBottom w:val="0"/>
                  <w:divBdr>
                    <w:top w:val="none" w:sz="0" w:space="0" w:color="auto"/>
                    <w:left w:val="none" w:sz="0" w:space="0" w:color="auto"/>
                    <w:bottom w:val="none" w:sz="0" w:space="0" w:color="auto"/>
                    <w:right w:val="none" w:sz="0" w:space="0" w:color="auto"/>
                  </w:divBdr>
                  <w:divsChild>
                    <w:div w:id="1501117229">
                      <w:marLeft w:val="0"/>
                      <w:marRight w:val="0"/>
                      <w:marTop w:val="0"/>
                      <w:marBottom w:val="0"/>
                      <w:divBdr>
                        <w:top w:val="none" w:sz="0" w:space="0" w:color="auto"/>
                        <w:left w:val="none" w:sz="0" w:space="0" w:color="auto"/>
                        <w:bottom w:val="none" w:sz="0" w:space="0" w:color="auto"/>
                        <w:right w:val="none" w:sz="0" w:space="0" w:color="auto"/>
                      </w:divBdr>
                      <w:divsChild>
                        <w:div w:id="10498741">
                          <w:marLeft w:val="0"/>
                          <w:marRight w:val="0"/>
                          <w:marTop w:val="0"/>
                          <w:marBottom w:val="0"/>
                          <w:divBdr>
                            <w:top w:val="none" w:sz="0" w:space="0" w:color="auto"/>
                            <w:left w:val="none" w:sz="0" w:space="0" w:color="auto"/>
                            <w:bottom w:val="none" w:sz="0" w:space="0" w:color="auto"/>
                            <w:right w:val="none" w:sz="0" w:space="0" w:color="auto"/>
                          </w:divBdr>
                        </w:div>
                        <w:div w:id="1444761781">
                          <w:marLeft w:val="0"/>
                          <w:marRight w:val="0"/>
                          <w:marTop w:val="0"/>
                          <w:marBottom w:val="0"/>
                          <w:divBdr>
                            <w:top w:val="none" w:sz="0" w:space="0" w:color="auto"/>
                            <w:left w:val="none" w:sz="0" w:space="0" w:color="auto"/>
                            <w:bottom w:val="none" w:sz="0" w:space="0" w:color="auto"/>
                            <w:right w:val="none" w:sz="0" w:space="0" w:color="auto"/>
                          </w:divBdr>
                        </w:div>
                        <w:div w:id="1682665189">
                          <w:marLeft w:val="0"/>
                          <w:marRight w:val="0"/>
                          <w:marTop w:val="0"/>
                          <w:marBottom w:val="0"/>
                          <w:divBdr>
                            <w:top w:val="none" w:sz="0" w:space="0" w:color="auto"/>
                            <w:left w:val="none" w:sz="0" w:space="0" w:color="auto"/>
                            <w:bottom w:val="none" w:sz="0" w:space="0" w:color="auto"/>
                            <w:right w:val="none" w:sz="0" w:space="0" w:color="auto"/>
                          </w:divBdr>
                        </w:div>
                        <w:div w:id="1980770379">
                          <w:marLeft w:val="0"/>
                          <w:marRight w:val="0"/>
                          <w:marTop w:val="0"/>
                          <w:marBottom w:val="0"/>
                          <w:divBdr>
                            <w:top w:val="none" w:sz="0" w:space="0" w:color="auto"/>
                            <w:left w:val="none" w:sz="0" w:space="0" w:color="auto"/>
                            <w:bottom w:val="none" w:sz="0" w:space="0" w:color="auto"/>
                            <w:right w:val="none" w:sz="0" w:space="0" w:color="auto"/>
                          </w:divBdr>
                        </w:div>
                      </w:divsChild>
                    </w:div>
                    <w:div w:id="183567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731015">
              <w:marLeft w:val="0"/>
              <w:marRight w:val="0"/>
              <w:marTop w:val="0"/>
              <w:marBottom w:val="0"/>
              <w:divBdr>
                <w:top w:val="none" w:sz="0" w:space="0" w:color="auto"/>
                <w:left w:val="none" w:sz="0" w:space="0" w:color="auto"/>
                <w:bottom w:val="none" w:sz="0" w:space="0" w:color="auto"/>
                <w:right w:val="none" w:sz="0" w:space="0" w:color="auto"/>
              </w:divBdr>
              <w:divsChild>
                <w:div w:id="1811169419">
                  <w:marLeft w:val="0"/>
                  <w:marRight w:val="0"/>
                  <w:marTop w:val="0"/>
                  <w:marBottom w:val="0"/>
                  <w:divBdr>
                    <w:top w:val="none" w:sz="0" w:space="0" w:color="auto"/>
                    <w:left w:val="none" w:sz="0" w:space="0" w:color="auto"/>
                    <w:bottom w:val="none" w:sz="0" w:space="0" w:color="auto"/>
                    <w:right w:val="none" w:sz="0" w:space="0" w:color="auto"/>
                  </w:divBdr>
                  <w:divsChild>
                    <w:div w:id="975531592">
                      <w:marLeft w:val="0"/>
                      <w:marRight w:val="0"/>
                      <w:marTop w:val="0"/>
                      <w:marBottom w:val="0"/>
                      <w:divBdr>
                        <w:top w:val="none" w:sz="0" w:space="0" w:color="auto"/>
                        <w:left w:val="none" w:sz="0" w:space="0" w:color="auto"/>
                        <w:bottom w:val="none" w:sz="0" w:space="0" w:color="auto"/>
                        <w:right w:val="none" w:sz="0" w:space="0" w:color="auto"/>
                      </w:divBdr>
                    </w:div>
                    <w:div w:id="1223444893">
                      <w:marLeft w:val="0"/>
                      <w:marRight w:val="0"/>
                      <w:marTop w:val="0"/>
                      <w:marBottom w:val="0"/>
                      <w:divBdr>
                        <w:top w:val="none" w:sz="0" w:space="0" w:color="auto"/>
                        <w:left w:val="none" w:sz="0" w:space="0" w:color="auto"/>
                        <w:bottom w:val="none" w:sz="0" w:space="0" w:color="auto"/>
                        <w:right w:val="none" w:sz="0" w:space="0" w:color="auto"/>
                      </w:divBdr>
                    </w:div>
                    <w:div w:id="2008708450">
                      <w:marLeft w:val="0"/>
                      <w:marRight w:val="0"/>
                      <w:marTop w:val="0"/>
                      <w:marBottom w:val="0"/>
                      <w:divBdr>
                        <w:top w:val="none" w:sz="0" w:space="0" w:color="auto"/>
                        <w:left w:val="none" w:sz="0" w:space="0" w:color="auto"/>
                        <w:bottom w:val="none" w:sz="0" w:space="0" w:color="auto"/>
                        <w:right w:val="none" w:sz="0" w:space="0" w:color="auto"/>
                      </w:divBdr>
                      <w:divsChild>
                        <w:div w:id="1659074548">
                          <w:marLeft w:val="0"/>
                          <w:marRight w:val="0"/>
                          <w:marTop w:val="0"/>
                          <w:marBottom w:val="0"/>
                          <w:divBdr>
                            <w:top w:val="none" w:sz="0" w:space="0" w:color="auto"/>
                            <w:left w:val="none" w:sz="0" w:space="0" w:color="auto"/>
                            <w:bottom w:val="none" w:sz="0" w:space="0" w:color="auto"/>
                            <w:right w:val="none" w:sz="0" w:space="0" w:color="auto"/>
                          </w:divBdr>
                          <w:divsChild>
                            <w:div w:id="616837099">
                              <w:marLeft w:val="0"/>
                              <w:marRight w:val="0"/>
                              <w:marTop w:val="0"/>
                              <w:marBottom w:val="0"/>
                              <w:divBdr>
                                <w:top w:val="none" w:sz="0" w:space="0" w:color="auto"/>
                                <w:left w:val="none" w:sz="0" w:space="0" w:color="auto"/>
                                <w:bottom w:val="none" w:sz="0" w:space="0" w:color="auto"/>
                                <w:right w:val="none" w:sz="0" w:space="0" w:color="auto"/>
                              </w:divBdr>
                            </w:div>
                            <w:div w:id="654988073">
                              <w:marLeft w:val="0"/>
                              <w:marRight w:val="0"/>
                              <w:marTop w:val="0"/>
                              <w:marBottom w:val="0"/>
                              <w:divBdr>
                                <w:top w:val="none" w:sz="0" w:space="0" w:color="auto"/>
                                <w:left w:val="none" w:sz="0" w:space="0" w:color="auto"/>
                                <w:bottom w:val="none" w:sz="0" w:space="0" w:color="auto"/>
                                <w:right w:val="none" w:sz="0" w:space="0" w:color="auto"/>
                              </w:divBdr>
                            </w:div>
                            <w:div w:id="1762213413">
                              <w:marLeft w:val="0"/>
                              <w:marRight w:val="0"/>
                              <w:marTop w:val="0"/>
                              <w:marBottom w:val="0"/>
                              <w:divBdr>
                                <w:top w:val="none" w:sz="0" w:space="0" w:color="auto"/>
                                <w:left w:val="none" w:sz="0" w:space="0" w:color="auto"/>
                                <w:bottom w:val="none" w:sz="0" w:space="0" w:color="auto"/>
                                <w:right w:val="none" w:sz="0" w:space="0" w:color="auto"/>
                              </w:divBdr>
                            </w:div>
                            <w:div w:id="1776826972">
                              <w:marLeft w:val="0"/>
                              <w:marRight w:val="0"/>
                              <w:marTop w:val="0"/>
                              <w:marBottom w:val="0"/>
                              <w:divBdr>
                                <w:top w:val="none" w:sz="0" w:space="0" w:color="auto"/>
                                <w:left w:val="none" w:sz="0" w:space="0" w:color="auto"/>
                                <w:bottom w:val="none" w:sz="0" w:space="0" w:color="auto"/>
                                <w:right w:val="none" w:sz="0" w:space="0" w:color="auto"/>
                              </w:divBdr>
                            </w:div>
                          </w:divsChild>
                        </w:div>
                        <w:div w:id="185456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12888">
              <w:marLeft w:val="0"/>
              <w:marRight w:val="0"/>
              <w:marTop w:val="0"/>
              <w:marBottom w:val="0"/>
              <w:divBdr>
                <w:top w:val="none" w:sz="0" w:space="0" w:color="auto"/>
                <w:left w:val="none" w:sz="0" w:space="0" w:color="auto"/>
                <w:bottom w:val="none" w:sz="0" w:space="0" w:color="auto"/>
                <w:right w:val="none" w:sz="0" w:space="0" w:color="auto"/>
              </w:divBdr>
            </w:div>
            <w:div w:id="1957449176">
              <w:marLeft w:val="0"/>
              <w:marRight w:val="0"/>
              <w:marTop w:val="0"/>
              <w:marBottom w:val="0"/>
              <w:divBdr>
                <w:top w:val="none" w:sz="0" w:space="0" w:color="auto"/>
                <w:left w:val="none" w:sz="0" w:space="0" w:color="auto"/>
                <w:bottom w:val="none" w:sz="0" w:space="0" w:color="auto"/>
                <w:right w:val="none" w:sz="0" w:space="0" w:color="auto"/>
              </w:divBdr>
              <w:divsChild>
                <w:div w:id="99899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81458">
          <w:marLeft w:val="0"/>
          <w:marRight w:val="0"/>
          <w:marTop w:val="0"/>
          <w:marBottom w:val="0"/>
          <w:divBdr>
            <w:top w:val="none" w:sz="0" w:space="0" w:color="auto"/>
            <w:left w:val="none" w:sz="0" w:space="0" w:color="auto"/>
            <w:bottom w:val="none" w:sz="0" w:space="0" w:color="auto"/>
            <w:right w:val="none" w:sz="0" w:space="0" w:color="auto"/>
          </w:divBdr>
          <w:divsChild>
            <w:div w:id="18553584">
              <w:marLeft w:val="0"/>
              <w:marRight w:val="0"/>
              <w:marTop w:val="0"/>
              <w:marBottom w:val="0"/>
              <w:divBdr>
                <w:top w:val="none" w:sz="0" w:space="0" w:color="auto"/>
                <w:left w:val="none" w:sz="0" w:space="0" w:color="auto"/>
                <w:bottom w:val="none" w:sz="0" w:space="0" w:color="auto"/>
                <w:right w:val="none" w:sz="0" w:space="0" w:color="auto"/>
              </w:divBdr>
              <w:divsChild>
                <w:div w:id="74396502">
                  <w:marLeft w:val="0"/>
                  <w:marRight w:val="0"/>
                  <w:marTop w:val="0"/>
                  <w:marBottom w:val="0"/>
                  <w:divBdr>
                    <w:top w:val="none" w:sz="0" w:space="0" w:color="auto"/>
                    <w:left w:val="none" w:sz="0" w:space="0" w:color="auto"/>
                    <w:bottom w:val="none" w:sz="0" w:space="0" w:color="auto"/>
                    <w:right w:val="none" w:sz="0" w:space="0" w:color="auto"/>
                  </w:divBdr>
                </w:div>
                <w:div w:id="1681010411">
                  <w:marLeft w:val="0"/>
                  <w:marRight w:val="0"/>
                  <w:marTop w:val="0"/>
                  <w:marBottom w:val="0"/>
                  <w:divBdr>
                    <w:top w:val="none" w:sz="0" w:space="0" w:color="auto"/>
                    <w:left w:val="none" w:sz="0" w:space="0" w:color="auto"/>
                    <w:bottom w:val="none" w:sz="0" w:space="0" w:color="auto"/>
                    <w:right w:val="none" w:sz="0" w:space="0" w:color="auto"/>
                  </w:divBdr>
                </w:div>
              </w:divsChild>
            </w:div>
            <w:div w:id="1060321826">
              <w:marLeft w:val="0"/>
              <w:marRight w:val="0"/>
              <w:marTop w:val="0"/>
              <w:marBottom w:val="0"/>
              <w:divBdr>
                <w:top w:val="none" w:sz="0" w:space="0" w:color="auto"/>
                <w:left w:val="none" w:sz="0" w:space="0" w:color="auto"/>
                <w:bottom w:val="none" w:sz="0" w:space="0" w:color="auto"/>
                <w:right w:val="none" w:sz="0" w:space="0" w:color="auto"/>
              </w:divBdr>
              <w:divsChild>
                <w:div w:id="1013647979">
                  <w:marLeft w:val="0"/>
                  <w:marRight w:val="0"/>
                  <w:marTop w:val="0"/>
                  <w:marBottom w:val="0"/>
                  <w:divBdr>
                    <w:top w:val="none" w:sz="0" w:space="0" w:color="auto"/>
                    <w:left w:val="none" w:sz="0" w:space="0" w:color="auto"/>
                    <w:bottom w:val="none" w:sz="0" w:space="0" w:color="auto"/>
                    <w:right w:val="none" w:sz="0" w:space="0" w:color="auto"/>
                  </w:divBdr>
                </w:div>
              </w:divsChild>
            </w:div>
            <w:div w:id="1319460258">
              <w:marLeft w:val="0"/>
              <w:marRight w:val="0"/>
              <w:marTop w:val="0"/>
              <w:marBottom w:val="0"/>
              <w:divBdr>
                <w:top w:val="none" w:sz="0" w:space="0" w:color="auto"/>
                <w:left w:val="none" w:sz="0" w:space="0" w:color="auto"/>
                <w:bottom w:val="none" w:sz="0" w:space="0" w:color="auto"/>
                <w:right w:val="none" w:sz="0" w:space="0" w:color="auto"/>
              </w:divBdr>
            </w:div>
            <w:div w:id="1367677329">
              <w:marLeft w:val="0"/>
              <w:marRight w:val="0"/>
              <w:marTop w:val="0"/>
              <w:marBottom w:val="0"/>
              <w:divBdr>
                <w:top w:val="none" w:sz="0" w:space="0" w:color="auto"/>
                <w:left w:val="none" w:sz="0" w:space="0" w:color="auto"/>
                <w:bottom w:val="none" w:sz="0" w:space="0" w:color="auto"/>
                <w:right w:val="none" w:sz="0" w:space="0" w:color="auto"/>
              </w:divBdr>
              <w:divsChild>
                <w:div w:id="295914009">
                  <w:marLeft w:val="0"/>
                  <w:marRight w:val="0"/>
                  <w:marTop w:val="0"/>
                  <w:marBottom w:val="0"/>
                  <w:divBdr>
                    <w:top w:val="none" w:sz="0" w:space="0" w:color="auto"/>
                    <w:left w:val="none" w:sz="0" w:space="0" w:color="auto"/>
                    <w:bottom w:val="none" w:sz="0" w:space="0" w:color="auto"/>
                    <w:right w:val="none" w:sz="0" w:space="0" w:color="auto"/>
                  </w:divBdr>
                  <w:divsChild>
                    <w:div w:id="319237033">
                      <w:marLeft w:val="0"/>
                      <w:marRight w:val="0"/>
                      <w:marTop w:val="0"/>
                      <w:marBottom w:val="0"/>
                      <w:divBdr>
                        <w:top w:val="none" w:sz="0" w:space="0" w:color="auto"/>
                        <w:left w:val="none" w:sz="0" w:space="0" w:color="auto"/>
                        <w:bottom w:val="none" w:sz="0" w:space="0" w:color="auto"/>
                        <w:right w:val="none" w:sz="0" w:space="0" w:color="auto"/>
                      </w:divBdr>
                      <w:divsChild>
                        <w:div w:id="691146130">
                          <w:marLeft w:val="0"/>
                          <w:marRight w:val="0"/>
                          <w:marTop w:val="0"/>
                          <w:marBottom w:val="0"/>
                          <w:divBdr>
                            <w:top w:val="none" w:sz="0" w:space="0" w:color="auto"/>
                            <w:left w:val="none" w:sz="0" w:space="0" w:color="auto"/>
                            <w:bottom w:val="none" w:sz="0" w:space="0" w:color="auto"/>
                            <w:right w:val="none" w:sz="0" w:space="0" w:color="auto"/>
                          </w:divBdr>
                        </w:div>
                        <w:div w:id="1247572791">
                          <w:marLeft w:val="0"/>
                          <w:marRight w:val="0"/>
                          <w:marTop w:val="0"/>
                          <w:marBottom w:val="0"/>
                          <w:divBdr>
                            <w:top w:val="none" w:sz="0" w:space="0" w:color="auto"/>
                            <w:left w:val="none" w:sz="0" w:space="0" w:color="auto"/>
                            <w:bottom w:val="none" w:sz="0" w:space="0" w:color="auto"/>
                            <w:right w:val="none" w:sz="0" w:space="0" w:color="auto"/>
                          </w:divBdr>
                        </w:div>
                      </w:divsChild>
                    </w:div>
                    <w:div w:id="1777600087">
                      <w:marLeft w:val="0"/>
                      <w:marRight w:val="0"/>
                      <w:marTop w:val="0"/>
                      <w:marBottom w:val="0"/>
                      <w:divBdr>
                        <w:top w:val="none" w:sz="0" w:space="0" w:color="auto"/>
                        <w:left w:val="none" w:sz="0" w:space="0" w:color="auto"/>
                        <w:bottom w:val="none" w:sz="0" w:space="0" w:color="auto"/>
                        <w:right w:val="none" w:sz="0" w:space="0" w:color="auto"/>
                      </w:divBdr>
                    </w:div>
                  </w:divsChild>
                </w:div>
                <w:div w:id="1124889120">
                  <w:marLeft w:val="0"/>
                  <w:marRight w:val="0"/>
                  <w:marTop w:val="0"/>
                  <w:marBottom w:val="0"/>
                  <w:divBdr>
                    <w:top w:val="none" w:sz="0" w:space="0" w:color="auto"/>
                    <w:left w:val="none" w:sz="0" w:space="0" w:color="auto"/>
                    <w:bottom w:val="none" w:sz="0" w:space="0" w:color="auto"/>
                    <w:right w:val="none" w:sz="0" w:space="0" w:color="auto"/>
                  </w:divBdr>
                </w:div>
              </w:divsChild>
            </w:div>
            <w:div w:id="2099981870">
              <w:marLeft w:val="0"/>
              <w:marRight w:val="0"/>
              <w:marTop w:val="0"/>
              <w:marBottom w:val="0"/>
              <w:divBdr>
                <w:top w:val="none" w:sz="0" w:space="0" w:color="auto"/>
                <w:left w:val="none" w:sz="0" w:space="0" w:color="auto"/>
                <w:bottom w:val="none" w:sz="0" w:space="0" w:color="auto"/>
                <w:right w:val="none" w:sz="0" w:space="0" w:color="auto"/>
              </w:divBdr>
              <w:divsChild>
                <w:div w:id="116531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71861">
          <w:marLeft w:val="0"/>
          <w:marRight w:val="0"/>
          <w:marTop w:val="0"/>
          <w:marBottom w:val="0"/>
          <w:divBdr>
            <w:top w:val="none" w:sz="0" w:space="0" w:color="auto"/>
            <w:left w:val="none" w:sz="0" w:space="0" w:color="auto"/>
            <w:bottom w:val="none" w:sz="0" w:space="0" w:color="auto"/>
            <w:right w:val="none" w:sz="0" w:space="0" w:color="auto"/>
          </w:divBdr>
          <w:divsChild>
            <w:div w:id="145360149">
              <w:marLeft w:val="0"/>
              <w:marRight w:val="0"/>
              <w:marTop w:val="0"/>
              <w:marBottom w:val="0"/>
              <w:divBdr>
                <w:top w:val="none" w:sz="0" w:space="0" w:color="auto"/>
                <w:left w:val="none" w:sz="0" w:space="0" w:color="auto"/>
                <w:bottom w:val="none" w:sz="0" w:space="0" w:color="auto"/>
                <w:right w:val="none" w:sz="0" w:space="0" w:color="auto"/>
              </w:divBdr>
              <w:divsChild>
                <w:div w:id="188375594">
                  <w:marLeft w:val="0"/>
                  <w:marRight w:val="0"/>
                  <w:marTop w:val="0"/>
                  <w:marBottom w:val="0"/>
                  <w:divBdr>
                    <w:top w:val="none" w:sz="0" w:space="0" w:color="auto"/>
                    <w:left w:val="none" w:sz="0" w:space="0" w:color="auto"/>
                    <w:bottom w:val="none" w:sz="0" w:space="0" w:color="auto"/>
                    <w:right w:val="none" w:sz="0" w:space="0" w:color="auto"/>
                  </w:divBdr>
                  <w:divsChild>
                    <w:div w:id="768354764">
                      <w:marLeft w:val="0"/>
                      <w:marRight w:val="0"/>
                      <w:marTop w:val="0"/>
                      <w:marBottom w:val="0"/>
                      <w:divBdr>
                        <w:top w:val="none" w:sz="0" w:space="0" w:color="auto"/>
                        <w:left w:val="none" w:sz="0" w:space="0" w:color="auto"/>
                        <w:bottom w:val="none" w:sz="0" w:space="0" w:color="auto"/>
                        <w:right w:val="none" w:sz="0" w:space="0" w:color="auto"/>
                      </w:divBdr>
                    </w:div>
                    <w:div w:id="1150681132">
                      <w:marLeft w:val="0"/>
                      <w:marRight w:val="0"/>
                      <w:marTop w:val="0"/>
                      <w:marBottom w:val="0"/>
                      <w:divBdr>
                        <w:top w:val="none" w:sz="0" w:space="0" w:color="auto"/>
                        <w:left w:val="none" w:sz="0" w:space="0" w:color="auto"/>
                        <w:bottom w:val="none" w:sz="0" w:space="0" w:color="auto"/>
                        <w:right w:val="none" w:sz="0" w:space="0" w:color="auto"/>
                      </w:divBdr>
                    </w:div>
                  </w:divsChild>
                </w:div>
                <w:div w:id="203249492">
                  <w:marLeft w:val="0"/>
                  <w:marRight w:val="0"/>
                  <w:marTop w:val="0"/>
                  <w:marBottom w:val="0"/>
                  <w:divBdr>
                    <w:top w:val="none" w:sz="0" w:space="0" w:color="auto"/>
                    <w:left w:val="none" w:sz="0" w:space="0" w:color="auto"/>
                    <w:bottom w:val="none" w:sz="0" w:space="0" w:color="auto"/>
                    <w:right w:val="none" w:sz="0" w:space="0" w:color="auto"/>
                  </w:divBdr>
                </w:div>
              </w:divsChild>
            </w:div>
            <w:div w:id="625888275">
              <w:marLeft w:val="0"/>
              <w:marRight w:val="0"/>
              <w:marTop w:val="0"/>
              <w:marBottom w:val="0"/>
              <w:divBdr>
                <w:top w:val="none" w:sz="0" w:space="0" w:color="auto"/>
                <w:left w:val="none" w:sz="0" w:space="0" w:color="auto"/>
                <w:bottom w:val="none" w:sz="0" w:space="0" w:color="auto"/>
                <w:right w:val="none" w:sz="0" w:space="0" w:color="auto"/>
              </w:divBdr>
            </w:div>
            <w:div w:id="1121266414">
              <w:marLeft w:val="0"/>
              <w:marRight w:val="0"/>
              <w:marTop w:val="0"/>
              <w:marBottom w:val="0"/>
              <w:divBdr>
                <w:top w:val="none" w:sz="0" w:space="0" w:color="auto"/>
                <w:left w:val="none" w:sz="0" w:space="0" w:color="auto"/>
                <w:bottom w:val="none" w:sz="0" w:space="0" w:color="auto"/>
                <w:right w:val="none" w:sz="0" w:space="0" w:color="auto"/>
              </w:divBdr>
              <w:divsChild>
                <w:div w:id="756096463">
                  <w:marLeft w:val="0"/>
                  <w:marRight w:val="0"/>
                  <w:marTop w:val="0"/>
                  <w:marBottom w:val="0"/>
                  <w:divBdr>
                    <w:top w:val="none" w:sz="0" w:space="0" w:color="auto"/>
                    <w:left w:val="none" w:sz="0" w:space="0" w:color="auto"/>
                    <w:bottom w:val="none" w:sz="0" w:space="0" w:color="auto"/>
                    <w:right w:val="none" w:sz="0" w:space="0" w:color="auto"/>
                  </w:divBdr>
                  <w:divsChild>
                    <w:div w:id="237710575">
                      <w:marLeft w:val="0"/>
                      <w:marRight w:val="0"/>
                      <w:marTop w:val="0"/>
                      <w:marBottom w:val="0"/>
                      <w:divBdr>
                        <w:top w:val="none" w:sz="0" w:space="0" w:color="auto"/>
                        <w:left w:val="none" w:sz="0" w:space="0" w:color="auto"/>
                        <w:bottom w:val="none" w:sz="0" w:space="0" w:color="auto"/>
                        <w:right w:val="none" w:sz="0" w:space="0" w:color="auto"/>
                      </w:divBdr>
                    </w:div>
                    <w:div w:id="1409812367">
                      <w:marLeft w:val="0"/>
                      <w:marRight w:val="0"/>
                      <w:marTop w:val="0"/>
                      <w:marBottom w:val="0"/>
                      <w:divBdr>
                        <w:top w:val="none" w:sz="0" w:space="0" w:color="auto"/>
                        <w:left w:val="none" w:sz="0" w:space="0" w:color="auto"/>
                        <w:bottom w:val="none" w:sz="0" w:space="0" w:color="auto"/>
                        <w:right w:val="none" w:sz="0" w:space="0" w:color="auto"/>
                      </w:divBdr>
                    </w:div>
                    <w:div w:id="1447777398">
                      <w:marLeft w:val="0"/>
                      <w:marRight w:val="0"/>
                      <w:marTop w:val="0"/>
                      <w:marBottom w:val="0"/>
                      <w:divBdr>
                        <w:top w:val="none" w:sz="0" w:space="0" w:color="auto"/>
                        <w:left w:val="none" w:sz="0" w:space="0" w:color="auto"/>
                        <w:bottom w:val="none" w:sz="0" w:space="0" w:color="auto"/>
                        <w:right w:val="none" w:sz="0" w:space="0" w:color="auto"/>
                      </w:divBdr>
                    </w:div>
                    <w:div w:id="1551458646">
                      <w:marLeft w:val="0"/>
                      <w:marRight w:val="0"/>
                      <w:marTop w:val="0"/>
                      <w:marBottom w:val="0"/>
                      <w:divBdr>
                        <w:top w:val="none" w:sz="0" w:space="0" w:color="auto"/>
                        <w:left w:val="none" w:sz="0" w:space="0" w:color="auto"/>
                        <w:bottom w:val="none" w:sz="0" w:space="0" w:color="auto"/>
                        <w:right w:val="none" w:sz="0" w:space="0" w:color="auto"/>
                      </w:divBdr>
                    </w:div>
                    <w:div w:id="1863128210">
                      <w:marLeft w:val="0"/>
                      <w:marRight w:val="0"/>
                      <w:marTop w:val="0"/>
                      <w:marBottom w:val="0"/>
                      <w:divBdr>
                        <w:top w:val="none" w:sz="0" w:space="0" w:color="auto"/>
                        <w:left w:val="none" w:sz="0" w:space="0" w:color="auto"/>
                        <w:bottom w:val="none" w:sz="0" w:space="0" w:color="auto"/>
                        <w:right w:val="none" w:sz="0" w:space="0" w:color="auto"/>
                      </w:divBdr>
                    </w:div>
                  </w:divsChild>
                </w:div>
                <w:div w:id="1388140225">
                  <w:marLeft w:val="0"/>
                  <w:marRight w:val="0"/>
                  <w:marTop w:val="0"/>
                  <w:marBottom w:val="0"/>
                  <w:divBdr>
                    <w:top w:val="none" w:sz="0" w:space="0" w:color="auto"/>
                    <w:left w:val="none" w:sz="0" w:space="0" w:color="auto"/>
                    <w:bottom w:val="none" w:sz="0" w:space="0" w:color="auto"/>
                    <w:right w:val="none" w:sz="0" w:space="0" w:color="auto"/>
                  </w:divBdr>
                </w:div>
                <w:div w:id="1465194590">
                  <w:marLeft w:val="0"/>
                  <w:marRight w:val="0"/>
                  <w:marTop w:val="0"/>
                  <w:marBottom w:val="0"/>
                  <w:divBdr>
                    <w:top w:val="none" w:sz="0" w:space="0" w:color="auto"/>
                    <w:left w:val="none" w:sz="0" w:space="0" w:color="auto"/>
                    <w:bottom w:val="none" w:sz="0" w:space="0" w:color="auto"/>
                    <w:right w:val="none" w:sz="0" w:space="0" w:color="auto"/>
                  </w:divBdr>
                </w:div>
                <w:div w:id="2022199741">
                  <w:marLeft w:val="0"/>
                  <w:marRight w:val="0"/>
                  <w:marTop w:val="0"/>
                  <w:marBottom w:val="0"/>
                  <w:divBdr>
                    <w:top w:val="none" w:sz="0" w:space="0" w:color="auto"/>
                    <w:left w:val="none" w:sz="0" w:space="0" w:color="auto"/>
                    <w:bottom w:val="none" w:sz="0" w:space="0" w:color="auto"/>
                    <w:right w:val="none" w:sz="0" w:space="0" w:color="auto"/>
                  </w:divBdr>
                </w:div>
                <w:div w:id="2109038135">
                  <w:marLeft w:val="0"/>
                  <w:marRight w:val="0"/>
                  <w:marTop w:val="0"/>
                  <w:marBottom w:val="0"/>
                  <w:divBdr>
                    <w:top w:val="none" w:sz="0" w:space="0" w:color="auto"/>
                    <w:left w:val="none" w:sz="0" w:space="0" w:color="auto"/>
                    <w:bottom w:val="none" w:sz="0" w:space="0" w:color="auto"/>
                    <w:right w:val="none" w:sz="0" w:space="0" w:color="auto"/>
                  </w:divBdr>
                  <w:divsChild>
                    <w:div w:id="910237627">
                      <w:marLeft w:val="0"/>
                      <w:marRight w:val="0"/>
                      <w:marTop w:val="0"/>
                      <w:marBottom w:val="0"/>
                      <w:divBdr>
                        <w:top w:val="none" w:sz="0" w:space="0" w:color="auto"/>
                        <w:left w:val="none" w:sz="0" w:space="0" w:color="auto"/>
                        <w:bottom w:val="none" w:sz="0" w:space="0" w:color="auto"/>
                        <w:right w:val="none" w:sz="0" w:space="0" w:color="auto"/>
                      </w:divBdr>
                      <w:divsChild>
                        <w:div w:id="292489948">
                          <w:marLeft w:val="0"/>
                          <w:marRight w:val="0"/>
                          <w:marTop w:val="0"/>
                          <w:marBottom w:val="0"/>
                          <w:divBdr>
                            <w:top w:val="none" w:sz="0" w:space="0" w:color="auto"/>
                            <w:left w:val="none" w:sz="0" w:space="0" w:color="auto"/>
                            <w:bottom w:val="none" w:sz="0" w:space="0" w:color="auto"/>
                            <w:right w:val="none" w:sz="0" w:space="0" w:color="auto"/>
                          </w:divBdr>
                        </w:div>
                        <w:div w:id="722678932">
                          <w:marLeft w:val="0"/>
                          <w:marRight w:val="0"/>
                          <w:marTop w:val="0"/>
                          <w:marBottom w:val="0"/>
                          <w:divBdr>
                            <w:top w:val="none" w:sz="0" w:space="0" w:color="auto"/>
                            <w:left w:val="none" w:sz="0" w:space="0" w:color="auto"/>
                            <w:bottom w:val="none" w:sz="0" w:space="0" w:color="auto"/>
                            <w:right w:val="none" w:sz="0" w:space="0" w:color="auto"/>
                          </w:divBdr>
                        </w:div>
                        <w:div w:id="756706132">
                          <w:marLeft w:val="0"/>
                          <w:marRight w:val="0"/>
                          <w:marTop w:val="0"/>
                          <w:marBottom w:val="0"/>
                          <w:divBdr>
                            <w:top w:val="none" w:sz="0" w:space="0" w:color="auto"/>
                            <w:left w:val="none" w:sz="0" w:space="0" w:color="auto"/>
                            <w:bottom w:val="none" w:sz="0" w:space="0" w:color="auto"/>
                            <w:right w:val="none" w:sz="0" w:space="0" w:color="auto"/>
                          </w:divBdr>
                        </w:div>
                      </w:divsChild>
                    </w:div>
                    <w:div w:id="144291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37501">
              <w:marLeft w:val="0"/>
              <w:marRight w:val="0"/>
              <w:marTop w:val="0"/>
              <w:marBottom w:val="0"/>
              <w:divBdr>
                <w:top w:val="none" w:sz="0" w:space="0" w:color="auto"/>
                <w:left w:val="none" w:sz="0" w:space="0" w:color="auto"/>
                <w:bottom w:val="none" w:sz="0" w:space="0" w:color="auto"/>
                <w:right w:val="none" w:sz="0" w:space="0" w:color="auto"/>
              </w:divBdr>
              <w:divsChild>
                <w:div w:id="371199726">
                  <w:marLeft w:val="0"/>
                  <w:marRight w:val="0"/>
                  <w:marTop w:val="0"/>
                  <w:marBottom w:val="0"/>
                  <w:divBdr>
                    <w:top w:val="none" w:sz="0" w:space="0" w:color="auto"/>
                    <w:left w:val="none" w:sz="0" w:space="0" w:color="auto"/>
                    <w:bottom w:val="none" w:sz="0" w:space="0" w:color="auto"/>
                    <w:right w:val="none" w:sz="0" w:space="0" w:color="auto"/>
                  </w:divBdr>
                </w:div>
                <w:div w:id="522406677">
                  <w:marLeft w:val="0"/>
                  <w:marRight w:val="0"/>
                  <w:marTop w:val="0"/>
                  <w:marBottom w:val="0"/>
                  <w:divBdr>
                    <w:top w:val="none" w:sz="0" w:space="0" w:color="auto"/>
                    <w:left w:val="none" w:sz="0" w:space="0" w:color="auto"/>
                    <w:bottom w:val="none" w:sz="0" w:space="0" w:color="auto"/>
                    <w:right w:val="none" w:sz="0" w:space="0" w:color="auto"/>
                  </w:divBdr>
                </w:div>
              </w:divsChild>
            </w:div>
            <w:div w:id="1577470210">
              <w:marLeft w:val="0"/>
              <w:marRight w:val="0"/>
              <w:marTop w:val="0"/>
              <w:marBottom w:val="0"/>
              <w:divBdr>
                <w:top w:val="none" w:sz="0" w:space="0" w:color="auto"/>
                <w:left w:val="none" w:sz="0" w:space="0" w:color="auto"/>
                <w:bottom w:val="none" w:sz="0" w:space="0" w:color="auto"/>
                <w:right w:val="none" w:sz="0" w:space="0" w:color="auto"/>
              </w:divBdr>
              <w:divsChild>
                <w:div w:id="711468007">
                  <w:marLeft w:val="0"/>
                  <w:marRight w:val="0"/>
                  <w:marTop w:val="0"/>
                  <w:marBottom w:val="0"/>
                  <w:divBdr>
                    <w:top w:val="none" w:sz="0" w:space="0" w:color="auto"/>
                    <w:left w:val="none" w:sz="0" w:space="0" w:color="auto"/>
                    <w:bottom w:val="none" w:sz="0" w:space="0" w:color="auto"/>
                    <w:right w:val="none" w:sz="0" w:space="0" w:color="auto"/>
                  </w:divBdr>
                </w:div>
                <w:div w:id="1400597613">
                  <w:marLeft w:val="0"/>
                  <w:marRight w:val="0"/>
                  <w:marTop w:val="0"/>
                  <w:marBottom w:val="0"/>
                  <w:divBdr>
                    <w:top w:val="none" w:sz="0" w:space="0" w:color="auto"/>
                    <w:left w:val="none" w:sz="0" w:space="0" w:color="auto"/>
                    <w:bottom w:val="none" w:sz="0" w:space="0" w:color="auto"/>
                    <w:right w:val="none" w:sz="0" w:space="0" w:color="auto"/>
                  </w:divBdr>
                </w:div>
                <w:div w:id="1856335295">
                  <w:marLeft w:val="0"/>
                  <w:marRight w:val="0"/>
                  <w:marTop w:val="0"/>
                  <w:marBottom w:val="0"/>
                  <w:divBdr>
                    <w:top w:val="none" w:sz="0" w:space="0" w:color="auto"/>
                    <w:left w:val="none" w:sz="0" w:space="0" w:color="auto"/>
                    <w:bottom w:val="none" w:sz="0" w:space="0" w:color="auto"/>
                    <w:right w:val="none" w:sz="0" w:space="0" w:color="auto"/>
                  </w:divBdr>
                </w:div>
                <w:div w:id="1895115561">
                  <w:marLeft w:val="0"/>
                  <w:marRight w:val="0"/>
                  <w:marTop w:val="0"/>
                  <w:marBottom w:val="0"/>
                  <w:divBdr>
                    <w:top w:val="none" w:sz="0" w:space="0" w:color="auto"/>
                    <w:left w:val="none" w:sz="0" w:space="0" w:color="auto"/>
                    <w:bottom w:val="none" w:sz="0" w:space="0" w:color="auto"/>
                    <w:right w:val="none" w:sz="0" w:space="0" w:color="auto"/>
                  </w:divBdr>
                </w:div>
                <w:div w:id="2040661475">
                  <w:marLeft w:val="0"/>
                  <w:marRight w:val="0"/>
                  <w:marTop w:val="0"/>
                  <w:marBottom w:val="0"/>
                  <w:divBdr>
                    <w:top w:val="none" w:sz="0" w:space="0" w:color="auto"/>
                    <w:left w:val="none" w:sz="0" w:space="0" w:color="auto"/>
                    <w:bottom w:val="none" w:sz="0" w:space="0" w:color="auto"/>
                    <w:right w:val="none" w:sz="0" w:space="0" w:color="auto"/>
                  </w:divBdr>
                </w:div>
              </w:divsChild>
            </w:div>
            <w:div w:id="1930459644">
              <w:marLeft w:val="0"/>
              <w:marRight w:val="0"/>
              <w:marTop w:val="0"/>
              <w:marBottom w:val="0"/>
              <w:divBdr>
                <w:top w:val="none" w:sz="0" w:space="0" w:color="auto"/>
                <w:left w:val="none" w:sz="0" w:space="0" w:color="auto"/>
                <w:bottom w:val="none" w:sz="0" w:space="0" w:color="auto"/>
                <w:right w:val="none" w:sz="0" w:space="0" w:color="auto"/>
              </w:divBdr>
              <w:divsChild>
                <w:div w:id="374162307">
                  <w:marLeft w:val="0"/>
                  <w:marRight w:val="0"/>
                  <w:marTop w:val="0"/>
                  <w:marBottom w:val="0"/>
                  <w:divBdr>
                    <w:top w:val="none" w:sz="0" w:space="0" w:color="auto"/>
                    <w:left w:val="none" w:sz="0" w:space="0" w:color="auto"/>
                    <w:bottom w:val="none" w:sz="0" w:space="0" w:color="auto"/>
                    <w:right w:val="none" w:sz="0" w:space="0" w:color="auto"/>
                  </w:divBdr>
                </w:div>
                <w:div w:id="504443333">
                  <w:marLeft w:val="0"/>
                  <w:marRight w:val="0"/>
                  <w:marTop w:val="0"/>
                  <w:marBottom w:val="0"/>
                  <w:divBdr>
                    <w:top w:val="none" w:sz="0" w:space="0" w:color="auto"/>
                    <w:left w:val="none" w:sz="0" w:space="0" w:color="auto"/>
                    <w:bottom w:val="none" w:sz="0" w:space="0" w:color="auto"/>
                    <w:right w:val="none" w:sz="0" w:space="0" w:color="auto"/>
                  </w:divBdr>
                </w:div>
                <w:div w:id="571694023">
                  <w:marLeft w:val="0"/>
                  <w:marRight w:val="0"/>
                  <w:marTop w:val="0"/>
                  <w:marBottom w:val="0"/>
                  <w:divBdr>
                    <w:top w:val="none" w:sz="0" w:space="0" w:color="auto"/>
                    <w:left w:val="none" w:sz="0" w:space="0" w:color="auto"/>
                    <w:bottom w:val="none" w:sz="0" w:space="0" w:color="auto"/>
                    <w:right w:val="none" w:sz="0" w:space="0" w:color="auto"/>
                  </w:divBdr>
                </w:div>
                <w:div w:id="1045563888">
                  <w:marLeft w:val="0"/>
                  <w:marRight w:val="0"/>
                  <w:marTop w:val="0"/>
                  <w:marBottom w:val="0"/>
                  <w:divBdr>
                    <w:top w:val="none" w:sz="0" w:space="0" w:color="auto"/>
                    <w:left w:val="none" w:sz="0" w:space="0" w:color="auto"/>
                    <w:bottom w:val="none" w:sz="0" w:space="0" w:color="auto"/>
                    <w:right w:val="none" w:sz="0" w:space="0" w:color="auto"/>
                  </w:divBdr>
                </w:div>
                <w:div w:id="1204244902">
                  <w:marLeft w:val="0"/>
                  <w:marRight w:val="0"/>
                  <w:marTop w:val="0"/>
                  <w:marBottom w:val="0"/>
                  <w:divBdr>
                    <w:top w:val="none" w:sz="0" w:space="0" w:color="auto"/>
                    <w:left w:val="none" w:sz="0" w:space="0" w:color="auto"/>
                    <w:bottom w:val="none" w:sz="0" w:space="0" w:color="auto"/>
                    <w:right w:val="none" w:sz="0" w:space="0" w:color="auto"/>
                  </w:divBdr>
                </w:div>
                <w:div w:id="1676345587">
                  <w:marLeft w:val="0"/>
                  <w:marRight w:val="0"/>
                  <w:marTop w:val="0"/>
                  <w:marBottom w:val="0"/>
                  <w:divBdr>
                    <w:top w:val="none" w:sz="0" w:space="0" w:color="auto"/>
                    <w:left w:val="none" w:sz="0" w:space="0" w:color="auto"/>
                    <w:bottom w:val="none" w:sz="0" w:space="0" w:color="auto"/>
                    <w:right w:val="none" w:sz="0" w:space="0" w:color="auto"/>
                  </w:divBdr>
                </w:div>
                <w:div w:id="1713994382">
                  <w:marLeft w:val="0"/>
                  <w:marRight w:val="0"/>
                  <w:marTop w:val="0"/>
                  <w:marBottom w:val="0"/>
                  <w:divBdr>
                    <w:top w:val="none" w:sz="0" w:space="0" w:color="auto"/>
                    <w:left w:val="none" w:sz="0" w:space="0" w:color="auto"/>
                    <w:bottom w:val="none" w:sz="0" w:space="0" w:color="auto"/>
                    <w:right w:val="none" w:sz="0" w:space="0" w:color="auto"/>
                  </w:divBdr>
                  <w:divsChild>
                    <w:div w:id="301081276">
                      <w:marLeft w:val="0"/>
                      <w:marRight w:val="0"/>
                      <w:marTop w:val="0"/>
                      <w:marBottom w:val="0"/>
                      <w:divBdr>
                        <w:top w:val="none" w:sz="0" w:space="0" w:color="auto"/>
                        <w:left w:val="none" w:sz="0" w:space="0" w:color="auto"/>
                        <w:bottom w:val="none" w:sz="0" w:space="0" w:color="auto"/>
                        <w:right w:val="none" w:sz="0" w:space="0" w:color="auto"/>
                      </w:divBdr>
                    </w:div>
                    <w:div w:id="372459678">
                      <w:marLeft w:val="0"/>
                      <w:marRight w:val="0"/>
                      <w:marTop w:val="0"/>
                      <w:marBottom w:val="0"/>
                      <w:divBdr>
                        <w:top w:val="none" w:sz="0" w:space="0" w:color="auto"/>
                        <w:left w:val="none" w:sz="0" w:space="0" w:color="auto"/>
                        <w:bottom w:val="none" w:sz="0" w:space="0" w:color="auto"/>
                        <w:right w:val="none" w:sz="0" w:space="0" w:color="auto"/>
                      </w:divBdr>
                    </w:div>
                  </w:divsChild>
                </w:div>
                <w:div w:id="2085646154">
                  <w:marLeft w:val="0"/>
                  <w:marRight w:val="0"/>
                  <w:marTop w:val="0"/>
                  <w:marBottom w:val="0"/>
                  <w:divBdr>
                    <w:top w:val="none" w:sz="0" w:space="0" w:color="auto"/>
                    <w:left w:val="none" w:sz="0" w:space="0" w:color="auto"/>
                    <w:bottom w:val="none" w:sz="0" w:space="0" w:color="auto"/>
                    <w:right w:val="none" w:sz="0" w:space="0" w:color="auto"/>
                  </w:divBdr>
                </w:div>
                <w:div w:id="212966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327771">
      <w:bodyDiv w:val="1"/>
      <w:marLeft w:val="0"/>
      <w:marRight w:val="0"/>
      <w:marTop w:val="0"/>
      <w:marBottom w:val="0"/>
      <w:divBdr>
        <w:top w:val="none" w:sz="0" w:space="0" w:color="auto"/>
        <w:left w:val="none" w:sz="0" w:space="0" w:color="auto"/>
        <w:bottom w:val="none" w:sz="0" w:space="0" w:color="auto"/>
        <w:right w:val="none" w:sz="0" w:space="0" w:color="auto"/>
      </w:divBdr>
    </w:div>
    <w:div w:id="780492094">
      <w:bodyDiv w:val="1"/>
      <w:marLeft w:val="0"/>
      <w:marRight w:val="0"/>
      <w:marTop w:val="0"/>
      <w:marBottom w:val="0"/>
      <w:divBdr>
        <w:top w:val="none" w:sz="0" w:space="0" w:color="auto"/>
        <w:left w:val="none" w:sz="0" w:space="0" w:color="auto"/>
        <w:bottom w:val="none" w:sz="0" w:space="0" w:color="auto"/>
        <w:right w:val="none" w:sz="0" w:space="0" w:color="auto"/>
      </w:divBdr>
    </w:div>
    <w:div w:id="795828201">
      <w:bodyDiv w:val="1"/>
      <w:marLeft w:val="0"/>
      <w:marRight w:val="0"/>
      <w:marTop w:val="0"/>
      <w:marBottom w:val="0"/>
      <w:divBdr>
        <w:top w:val="none" w:sz="0" w:space="0" w:color="auto"/>
        <w:left w:val="none" w:sz="0" w:space="0" w:color="auto"/>
        <w:bottom w:val="none" w:sz="0" w:space="0" w:color="auto"/>
        <w:right w:val="none" w:sz="0" w:space="0" w:color="auto"/>
      </w:divBdr>
    </w:div>
    <w:div w:id="863520536">
      <w:bodyDiv w:val="1"/>
      <w:marLeft w:val="0"/>
      <w:marRight w:val="0"/>
      <w:marTop w:val="0"/>
      <w:marBottom w:val="0"/>
      <w:divBdr>
        <w:top w:val="none" w:sz="0" w:space="0" w:color="auto"/>
        <w:left w:val="none" w:sz="0" w:space="0" w:color="auto"/>
        <w:bottom w:val="none" w:sz="0" w:space="0" w:color="auto"/>
        <w:right w:val="none" w:sz="0" w:space="0" w:color="auto"/>
      </w:divBdr>
    </w:div>
    <w:div w:id="1504473842">
      <w:bodyDiv w:val="1"/>
      <w:marLeft w:val="0"/>
      <w:marRight w:val="0"/>
      <w:marTop w:val="0"/>
      <w:marBottom w:val="0"/>
      <w:divBdr>
        <w:top w:val="none" w:sz="0" w:space="0" w:color="auto"/>
        <w:left w:val="none" w:sz="0" w:space="0" w:color="auto"/>
        <w:bottom w:val="none" w:sz="0" w:space="0" w:color="auto"/>
        <w:right w:val="none" w:sz="0" w:space="0" w:color="auto"/>
      </w:divBdr>
    </w:div>
    <w:div w:id="2021732573">
      <w:bodyDiv w:val="1"/>
      <w:marLeft w:val="0"/>
      <w:marRight w:val="0"/>
      <w:marTop w:val="0"/>
      <w:marBottom w:val="0"/>
      <w:divBdr>
        <w:top w:val="none" w:sz="0" w:space="0" w:color="auto"/>
        <w:left w:val="none" w:sz="0" w:space="0" w:color="auto"/>
        <w:bottom w:val="none" w:sz="0" w:space="0" w:color="auto"/>
        <w:right w:val="none" w:sz="0" w:space="0" w:color="auto"/>
      </w:divBdr>
    </w:div>
    <w:div w:id="205149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dpap/dars/dfars/html/current/204_6.htm" TargetMode="External"/><Relationship Id="rId13" Type="http://schemas.openxmlformats.org/officeDocument/2006/relationships/hyperlink" Target="https://www.sam.gov" TargetMode="External"/><Relationship Id="rId18" Type="http://schemas.openxmlformats.org/officeDocument/2006/relationships/hyperlink" Target="https://www.sprs.csd.disa.mil/pdf/SPRS_DataEvaluationCriteria.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jko.jten.mil/" TargetMode="External"/><Relationship Id="rId17" Type="http://schemas.openxmlformats.org/officeDocument/2006/relationships/hyperlink" Target="https://www.sprs.csd.disa.mil/reference.htm" TargetMode="External"/><Relationship Id="rId2" Type="http://schemas.openxmlformats.org/officeDocument/2006/relationships/numbering" Target="numbering.xml"/><Relationship Id="rId16" Type="http://schemas.openxmlformats.org/officeDocument/2006/relationships/hyperlink" Target="https://piee.eb.mi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prs.csd.disa.mil/reference.htm" TargetMode="External"/><Relationship Id="rId5" Type="http://schemas.openxmlformats.org/officeDocument/2006/relationships/webSettings" Target="webSettings.xml"/><Relationship Id="rId15" Type="http://schemas.openxmlformats.org/officeDocument/2006/relationships/hyperlink" Target="https://www.sam.gov" TargetMode="External"/><Relationship Id="rId23" Type="http://schemas.openxmlformats.org/officeDocument/2006/relationships/theme" Target="theme/theme1.xml"/><Relationship Id="rId10" Type="http://schemas.openxmlformats.org/officeDocument/2006/relationships/hyperlink" Target="https://piee.eb.mil/"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cq.osd.mil/asda/dpc/ce/cap/index.html" TargetMode="External"/><Relationship Id="rId14" Type="http://schemas.openxmlformats.org/officeDocument/2006/relationships/hyperlink" Target="https://www.sam.gov"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77C1A-9ACF-40B2-BACF-B96BD552D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26</Pages>
  <Words>9371</Words>
  <Characters>53420</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Defense Information Systems Agency</Company>
  <LinksUpToDate>false</LinksUpToDate>
  <CharactersWithSpaces>62666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Kitchens, Heather CIV OSD OUSD A-S (USA)</dc:creator>
  <cp:keywords/>
  <dc:description/>
  <cp:lastModifiedBy>Ziegler, Kimberly R CIV OSD OUSD A-S (USA)</cp:lastModifiedBy>
  <cp:revision>4</cp:revision>
  <cp:lastPrinted>2025-11-12T18:00:00Z</cp:lastPrinted>
  <dcterms:created xsi:type="dcterms:W3CDTF">2026-01-29T21:04:00Z</dcterms:created>
  <dcterms:modified xsi:type="dcterms:W3CDTF">2026-02-03T17:11:00Z</dcterms:modified>
</cp:coreProperties>
</file>